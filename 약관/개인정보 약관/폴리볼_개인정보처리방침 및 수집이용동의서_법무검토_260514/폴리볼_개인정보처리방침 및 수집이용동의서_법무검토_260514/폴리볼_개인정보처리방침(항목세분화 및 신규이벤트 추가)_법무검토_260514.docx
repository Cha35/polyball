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77383" w14:textId="137D0E48" w:rsidR="00350879" w:rsidRPr="004818DA" w:rsidRDefault="0009284B" w:rsidP="00350879">
      <w:pPr>
        <w:jc w:val="center"/>
        <w:rPr>
          <w:rFonts w:asciiTheme="majorHAnsi" w:eastAsiaTheme="majorHAnsi" w:hAnsiTheme="majorHAnsi"/>
          <w:b/>
          <w:bCs/>
          <w:spacing w:val="-14"/>
          <w:sz w:val="32"/>
          <w:szCs w:val="36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폴리볼</w:t>
      </w:r>
      <w:r w:rsidR="000F02A4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 xml:space="preserve"> </w:t>
      </w:r>
      <w:r w:rsidR="00A7297E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개인정보처리방침</w:t>
      </w:r>
    </w:p>
    <w:p w14:paraId="12F36C8D" w14:textId="77777777" w:rsidR="00350879" w:rsidRPr="004818DA" w:rsidRDefault="00350879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19AB0AEA" w14:textId="775E7DEE" w:rsidR="004818DA" w:rsidRPr="004818DA" w:rsidRDefault="00A7297E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4818DA">
        <w:rPr>
          <w:rFonts w:asciiTheme="majorHAnsi" w:eastAsiaTheme="majorHAnsi" w:hAnsiTheme="majorHAnsi"/>
          <w:spacing w:val="-14"/>
          <w:sz w:val="18"/>
          <w:szCs w:val="20"/>
        </w:rPr>
        <w:t>㈜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헥토이노베이션(이하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‘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회사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>’</w:t>
      </w:r>
      <w:r w:rsidR="00AB6974">
        <w:rPr>
          <w:rFonts w:asciiTheme="majorHAnsi" w:eastAsiaTheme="majorHAnsi" w:hAnsiTheme="majorHAnsi" w:hint="eastAsia"/>
          <w:spacing w:val="-14"/>
          <w:sz w:val="18"/>
          <w:szCs w:val="20"/>
        </w:rPr>
        <w:t>라 합니다.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 xml:space="preserve">)은 </w:t>
      </w:r>
      <w:r w:rsidR="00AB6974">
        <w:rPr>
          <w:rFonts w:asciiTheme="majorHAnsi" w:eastAsiaTheme="majorHAnsi" w:hAnsiTheme="majorHAnsi" w:hint="eastAsia"/>
          <w:spacing w:val="-14"/>
          <w:sz w:val="18"/>
          <w:szCs w:val="20"/>
        </w:rPr>
        <w:t xml:space="preserve">회원의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개인정보를 소중하게 생각</w:t>
      </w:r>
      <w:r w:rsidR="00AB6974">
        <w:rPr>
          <w:rFonts w:asciiTheme="majorHAnsi" w:eastAsiaTheme="majorHAnsi" w:hAnsiTheme="majorHAnsi" w:hint="eastAsia"/>
          <w:spacing w:val="-14"/>
          <w:sz w:val="18"/>
          <w:szCs w:val="20"/>
        </w:rPr>
        <w:t>하고, 고객의 개인정보를 보호하기 위하여 항상 최선을 다하고 있습니다.</w:t>
      </w:r>
    </w:p>
    <w:p w14:paraId="65522DFC" w14:textId="001EAE85" w:rsidR="004818DA" w:rsidRPr="004818DA" w:rsidRDefault="004818DA" w:rsidP="004818DA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회사는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「개인정보보호법」에 관한 법률 등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준수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하여야 할 관련 법령상의 개인정보보호 규정을 지키며 이를 회사가 운영하는 서비스(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모바일 웹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및 스마트폰 앱을 포함합니다.)(이하 ‘서비스’라 합니다.)에 공개하여 </w:t>
      </w:r>
      <w:r w:rsidR="00583123">
        <w:rPr>
          <w:rFonts w:asciiTheme="majorHAnsi" w:eastAsiaTheme="majorHAnsi" w:hAnsiTheme="majorHAnsi" w:hint="eastAsia"/>
          <w:spacing w:val="-14"/>
          <w:sz w:val="18"/>
          <w:szCs w:val="18"/>
        </w:rPr>
        <w:t>회원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이 언제나 용이하게 열람할 수 있도록 하고 있습니다.</w:t>
      </w:r>
    </w:p>
    <w:p w14:paraId="1CBB1A0E" w14:textId="77777777" w:rsidR="004818DA" w:rsidRPr="004818DA" w:rsidRDefault="004818DA" w:rsidP="004818DA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회사는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정부의 법률 및 지침 변경 등에 따라 수시로 개인정보처리방침을 바꿀 수 있고, 이에 따른 개인정보처리방침의 지속적인 개선을 위하여 필요한 절차를 정하고 있습니다. 그리고 개인정보처리방침을 개정하거나 변경할 때에는 홈페이지를 통해 해당 내용을 알리고 있습니다.</w:t>
      </w:r>
    </w:p>
    <w:p w14:paraId="50E34814" w14:textId="3419C523" w:rsidR="004818DA" w:rsidRPr="004818DA" w:rsidRDefault="004818DA" w:rsidP="004818DA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본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개인정보처리방침은 서비스를 이용하는 </w:t>
      </w:r>
      <w:r w:rsidR="00583123">
        <w:rPr>
          <w:rFonts w:asciiTheme="majorHAnsi" w:eastAsiaTheme="majorHAnsi" w:hAnsiTheme="majorHAnsi" w:hint="eastAsia"/>
          <w:spacing w:val="-14"/>
          <w:sz w:val="18"/>
          <w:szCs w:val="18"/>
        </w:rPr>
        <w:t>회원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에 대하여 적용되며, 고객이 제공하는 개인정보가 어떠한 용도와 방식으로 이용되고 있으며, 개인정보 보호를 위하여 어떠한 조치를 취하고 있는지 아래와 같은 내용을 담고 있습니다.</w:t>
      </w:r>
    </w:p>
    <w:p w14:paraId="106BDAA8" w14:textId="77777777" w:rsidR="004818DA" w:rsidRPr="004818DA" w:rsidRDefault="004818DA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3EE3D379" w14:textId="77777777" w:rsidR="0009284B" w:rsidRPr="004818DA" w:rsidRDefault="0009284B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00F972EE" w14:textId="65B7F54B" w:rsidR="0009284B" w:rsidRPr="004818DA" w:rsidRDefault="0009284B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주요 개인정보 처리 표시(라벨링)</w:t>
      </w:r>
    </w:p>
    <w:p w14:paraId="19C9D060" w14:textId="4114E771" w:rsidR="0009284B" w:rsidRDefault="0009284B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회사는 이용자의 권리를 적극적으로 보장하기 위해 개인정보 처리방침을 알기 쉽게 제공할 수 있도록 노력을 기울이고 있으며,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이용자의</w:t>
      </w:r>
      <w:r w:rsidR="002807D5"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 xml:space="preserve"> 권리(개인정보 자기 결정권)를 적극적으로 보장하기 위해 관련 정보를 알기 쉽게 라벨링으로 제공합니다.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66"/>
        <w:gridCol w:w="3466"/>
        <w:gridCol w:w="3468"/>
      </w:tblGrid>
      <w:tr w:rsidR="00434371" w14:paraId="74E25474" w14:textId="77777777" w:rsidTr="00330494">
        <w:trPr>
          <w:trHeight w:val="423"/>
        </w:trPr>
        <w:tc>
          <w:tcPr>
            <w:tcW w:w="10400" w:type="dxa"/>
            <w:gridSpan w:val="3"/>
            <w:shd w:val="clear" w:color="auto" w:fill="E7E6E6" w:themeFill="background2"/>
          </w:tcPr>
          <w:p w14:paraId="6C1175D5" w14:textId="18FF7C12" w:rsidR="00434371" w:rsidRPr="00057BE6" w:rsidRDefault="00434371" w:rsidP="00DA3443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>주요 개인정보 처리 표시(라벨링)</w:t>
            </w:r>
          </w:p>
        </w:tc>
      </w:tr>
      <w:tr w:rsidR="008B3D59" w14:paraId="20F70A35" w14:textId="77777777" w:rsidTr="00330494">
        <w:trPr>
          <w:trHeight w:val="1053"/>
        </w:trPr>
        <w:tc>
          <w:tcPr>
            <w:tcW w:w="3466" w:type="dxa"/>
            <w:tcBorders>
              <w:bottom w:val="nil"/>
            </w:tcBorders>
            <w:vAlign w:val="center"/>
          </w:tcPr>
          <w:p w14:paraId="29CECB85" w14:textId="1663CE00" w:rsidR="00706530" w:rsidRPr="00057BE6" w:rsidRDefault="00106CEF" w:rsidP="008B3D59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  <w:drawing>
                <wp:anchor distT="0" distB="0" distL="114300" distR="114300" simplePos="0" relativeHeight="251663360" behindDoc="0" locked="0" layoutInCell="1" allowOverlap="1" wp14:anchorId="70F7512C" wp14:editId="3404495D">
                  <wp:simplePos x="1677725" y="6687047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359410"/>
                  <wp:effectExtent l="0" t="0" r="2540" b="2540"/>
                  <wp:wrapSquare wrapText="bothSides"/>
                  <wp:docPr id="1038122396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82561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66" w:type="dxa"/>
            <w:tcBorders>
              <w:bottom w:val="nil"/>
            </w:tcBorders>
            <w:vAlign w:val="center"/>
          </w:tcPr>
          <w:p w14:paraId="7D627E03" w14:textId="6C67E145" w:rsidR="00F12DDC" w:rsidRPr="00057BE6" w:rsidRDefault="00F9010F" w:rsidP="00057BE6">
            <w:pPr>
              <w:jc w:val="center"/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  <w:drawing>
                <wp:anchor distT="0" distB="0" distL="114300" distR="114300" simplePos="0" relativeHeight="251664384" behindDoc="0" locked="0" layoutInCell="1" allowOverlap="1" wp14:anchorId="1CA23506" wp14:editId="4E36D79F">
                  <wp:simplePos x="3593990" y="6758609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414020"/>
                  <wp:effectExtent l="0" t="0" r="2540" b="5080"/>
                  <wp:wrapSquare wrapText="bothSides"/>
                  <wp:docPr id="2068913603" name="그림 2068913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그림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67" w:type="dxa"/>
            <w:tcBorders>
              <w:bottom w:val="nil"/>
            </w:tcBorders>
            <w:vAlign w:val="center"/>
          </w:tcPr>
          <w:p w14:paraId="46892AFB" w14:textId="43FFBA57" w:rsidR="00052C0F" w:rsidRPr="00057BE6" w:rsidRDefault="00106CEF" w:rsidP="008B3D59">
            <w:pPr>
              <w:jc w:val="center"/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  <w:drawing>
                <wp:anchor distT="0" distB="0" distL="114300" distR="114300" simplePos="0" relativeHeight="251665408" behindDoc="0" locked="0" layoutInCell="1" allowOverlap="1" wp14:anchorId="57B1C6A4" wp14:editId="7844095C">
                  <wp:simplePos x="5518205" y="6655242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414020"/>
                  <wp:effectExtent l="0" t="0" r="2540" b="5080"/>
                  <wp:wrapSquare wrapText="bothSides"/>
                  <wp:docPr id="2068768006" name="그림 2068768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B3D59" w14:paraId="75609575" w14:textId="77777777" w:rsidTr="00330494">
        <w:trPr>
          <w:trHeight w:val="355"/>
        </w:trPr>
        <w:tc>
          <w:tcPr>
            <w:tcW w:w="3466" w:type="dxa"/>
            <w:tcBorders>
              <w:top w:val="nil"/>
              <w:bottom w:val="nil"/>
            </w:tcBorders>
            <w:vAlign w:val="center"/>
          </w:tcPr>
          <w:p w14:paraId="133FEDE4" w14:textId="7EB0DBB6" w:rsidR="008B3D59" w:rsidRPr="00057BE6" w:rsidRDefault="008B3D59" w:rsidP="008B3D59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>일반 개인정보 수집</w:t>
            </w:r>
          </w:p>
        </w:tc>
        <w:tc>
          <w:tcPr>
            <w:tcW w:w="3466" w:type="dxa"/>
            <w:tcBorders>
              <w:top w:val="nil"/>
              <w:bottom w:val="nil"/>
            </w:tcBorders>
            <w:vAlign w:val="center"/>
          </w:tcPr>
          <w:p w14:paraId="16960834" w14:textId="074F1E53" w:rsidR="008B3D59" w:rsidRPr="00057BE6" w:rsidRDefault="008B3D59" w:rsidP="008B3D59">
            <w:pPr>
              <w:jc w:val="center"/>
              <w:rPr>
                <w:rFonts w:asciiTheme="majorHAnsi" w:eastAsiaTheme="majorHAnsi" w:hAnsiTheme="majorHAnsi"/>
                <w:b/>
                <w:bCs/>
                <w:noProof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b/>
                <w:bCs/>
                <w:noProof/>
                <w:spacing w:val="-14"/>
                <w:sz w:val="16"/>
                <w:szCs w:val="18"/>
              </w:rPr>
              <w:t>보유기간</w:t>
            </w:r>
          </w:p>
        </w:tc>
        <w:tc>
          <w:tcPr>
            <w:tcW w:w="3467" w:type="dxa"/>
            <w:tcBorders>
              <w:top w:val="nil"/>
              <w:bottom w:val="nil"/>
            </w:tcBorders>
            <w:vAlign w:val="center"/>
          </w:tcPr>
          <w:p w14:paraId="14C56FD9" w14:textId="2A80BB4C" w:rsidR="008B3D59" w:rsidRPr="00057BE6" w:rsidRDefault="008B3D59" w:rsidP="008B3D59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>처리목적</w:t>
            </w:r>
          </w:p>
        </w:tc>
      </w:tr>
      <w:tr w:rsidR="008B3D59" w14:paraId="75AAC959" w14:textId="77777777" w:rsidTr="00330494">
        <w:trPr>
          <w:trHeight w:val="699"/>
        </w:trPr>
        <w:tc>
          <w:tcPr>
            <w:tcW w:w="3466" w:type="dxa"/>
            <w:tcBorders>
              <w:top w:val="nil"/>
            </w:tcBorders>
            <w:vAlign w:val="center"/>
          </w:tcPr>
          <w:p w14:paraId="0D6001B5" w14:textId="1014DFD5" w:rsidR="008B3D59" w:rsidRPr="008B3D59" w:rsidRDefault="008B3D59" w:rsidP="00E53AC4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*세부항목은 개인정보처리방침 본문 확인</w:t>
            </w:r>
          </w:p>
        </w:tc>
        <w:tc>
          <w:tcPr>
            <w:tcW w:w="3466" w:type="dxa"/>
            <w:tcBorders>
              <w:top w:val="nil"/>
            </w:tcBorders>
            <w:vAlign w:val="center"/>
          </w:tcPr>
          <w:p w14:paraId="1CE21EF0" w14:textId="77777777" w:rsidR="008B3D59" w:rsidRDefault="008B3D59" w:rsidP="008B3D59">
            <w:pPr>
              <w:ind w:leftChars="43" w:left="86"/>
              <w:jc w:val="center"/>
              <w:rPr>
                <w:rFonts w:asciiTheme="majorHAnsi" w:eastAsiaTheme="majorHAnsi" w:hAnsiTheme="majorHAnsi"/>
                <w:noProof/>
                <w:spacing w:val="-14"/>
                <w:sz w:val="15"/>
                <w:szCs w:val="15"/>
              </w:rPr>
            </w:pPr>
            <w:r w:rsidRPr="008F7A8E">
              <w:rPr>
                <w:rFonts w:asciiTheme="majorHAnsi" w:eastAsiaTheme="majorHAnsi" w:hAnsiTheme="majorHAnsi" w:hint="eastAsia"/>
                <w:noProof/>
                <w:spacing w:val="-14"/>
                <w:sz w:val="15"/>
                <w:szCs w:val="15"/>
              </w:rPr>
              <w:t>개인정보수집 및 이용목적 달성된 후</w:t>
            </w:r>
          </w:p>
          <w:p w14:paraId="29C99A08" w14:textId="77777777" w:rsidR="008B3D59" w:rsidRPr="008F7A8E" w:rsidRDefault="008B3D59" w:rsidP="008B3D59">
            <w:pPr>
              <w:ind w:leftChars="43" w:left="86"/>
              <w:jc w:val="center"/>
              <w:rPr>
                <w:rFonts w:asciiTheme="majorHAnsi" w:eastAsiaTheme="majorHAnsi" w:hAnsiTheme="majorHAnsi"/>
                <w:noProof/>
                <w:spacing w:val="-14"/>
                <w:sz w:val="15"/>
                <w:szCs w:val="15"/>
              </w:rPr>
            </w:pPr>
            <w:r w:rsidRPr="008F7A8E">
              <w:rPr>
                <w:rFonts w:asciiTheme="majorHAnsi" w:eastAsiaTheme="majorHAnsi" w:hAnsiTheme="majorHAnsi" w:hint="eastAsia"/>
                <w:noProof/>
                <w:spacing w:val="-14"/>
                <w:sz w:val="15"/>
                <w:szCs w:val="15"/>
              </w:rPr>
              <w:t>지체없이 파기함</w:t>
            </w:r>
          </w:p>
          <w:p w14:paraId="372E2896" w14:textId="3626EB44" w:rsidR="008B3D59" w:rsidRPr="008B3D59" w:rsidRDefault="008B3D59" w:rsidP="008B3D59">
            <w:pPr>
              <w:jc w:val="center"/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noProof/>
                <w:spacing w:val="-14"/>
                <w:sz w:val="15"/>
                <w:szCs w:val="15"/>
              </w:rPr>
              <w:t>*자세한 내용은 개인정보처리방침 본문 확인</w:t>
            </w:r>
          </w:p>
        </w:tc>
        <w:tc>
          <w:tcPr>
            <w:tcW w:w="3467" w:type="dxa"/>
            <w:tcBorders>
              <w:top w:val="nil"/>
            </w:tcBorders>
            <w:vAlign w:val="center"/>
          </w:tcPr>
          <w:p w14:paraId="00D7E64D" w14:textId="530BA8E2" w:rsidR="008B3D59" w:rsidRPr="008B3D59" w:rsidRDefault="008B3D59" w:rsidP="00E53AC4">
            <w:pPr>
              <w:jc w:val="center"/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*</w:t>
            </w:r>
            <w:r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자세한 내용은</w:t>
            </w: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 xml:space="preserve"> 개인정보처리방침 본문 확인</w:t>
            </w:r>
          </w:p>
        </w:tc>
      </w:tr>
      <w:tr w:rsidR="008B3D59" w14:paraId="7434ED09" w14:textId="77777777" w:rsidTr="00330494">
        <w:trPr>
          <w:trHeight w:val="1160"/>
        </w:trPr>
        <w:tc>
          <w:tcPr>
            <w:tcW w:w="3466" w:type="dxa"/>
            <w:tcBorders>
              <w:bottom w:val="nil"/>
            </w:tcBorders>
            <w:vAlign w:val="center"/>
          </w:tcPr>
          <w:p w14:paraId="70409BC1" w14:textId="2DA6303B" w:rsidR="008B3D59" w:rsidRPr="008B3D59" w:rsidRDefault="006107F6" w:rsidP="00E53AC4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  <w:drawing>
                <wp:anchor distT="0" distB="0" distL="114300" distR="114300" simplePos="0" relativeHeight="251673600" behindDoc="0" locked="0" layoutInCell="1" allowOverlap="1" wp14:anchorId="5B9508B2" wp14:editId="3EEE973A">
                  <wp:simplePos x="978010" y="8253454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414020"/>
                  <wp:effectExtent l="0" t="0" r="2540" b="5080"/>
                  <wp:wrapSquare wrapText="bothSides"/>
                  <wp:docPr id="1334840821" name="그림 1334840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66" w:type="dxa"/>
            <w:tcBorders>
              <w:bottom w:val="nil"/>
            </w:tcBorders>
            <w:vAlign w:val="center"/>
          </w:tcPr>
          <w:p w14:paraId="79A42FEC" w14:textId="62D75747" w:rsidR="008B3D59" w:rsidRPr="008B3D59" w:rsidRDefault="006107F6" w:rsidP="00A903A6">
            <w:pPr>
              <w:jc w:val="center"/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  <w:drawing>
                <wp:anchor distT="0" distB="0" distL="114300" distR="114300" simplePos="0" relativeHeight="251675648" behindDoc="0" locked="0" layoutInCell="1" allowOverlap="1" wp14:anchorId="7A3C2238" wp14:editId="622C6D2D">
                  <wp:simplePos x="2886323" y="8269357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389255"/>
                  <wp:effectExtent l="0" t="0" r="2540" b="0"/>
                  <wp:wrapSquare wrapText="bothSides"/>
                  <wp:docPr id="613891885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6178628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89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67" w:type="dxa"/>
            <w:tcBorders>
              <w:bottom w:val="nil"/>
            </w:tcBorders>
            <w:vAlign w:val="center"/>
          </w:tcPr>
          <w:p w14:paraId="2ACF77D5" w14:textId="481DD005" w:rsidR="008B3D59" w:rsidRPr="008B3D59" w:rsidRDefault="006107F6" w:rsidP="00E53AC4">
            <w:pPr>
              <w:jc w:val="center"/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  <w:drawing>
                <wp:anchor distT="0" distB="0" distL="114300" distR="114300" simplePos="0" relativeHeight="251677696" behindDoc="0" locked="0" layoutInCell="1" allowOverlap="1" wp14:anchorId="3AC23951" wp14:editId="5D6540C5">
                  <wp:simplePos x="4794637" y="8269357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359410" cy="389255"/>
                  <wp:effectExtent l="0" t="0" r="2540" b="0"/>
                  <wp:wrapSquare wrapText="bothSides"/>
                  <wp:docPr id="1737516025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04405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89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107F6" w14:paraId="6EDB6E92" w14:textId="77777777" w:rsidTr="00330494">
        <w:trPr>
          <w:trHeight w:val="353"/>
        </w:trPr>
        <w:tc>
          <w:tcPr>
            <w:tcW w:w="3466" w:type="dxa"/>
            <w:tcBorders>
              <w:top w:val="nil"/>
              <w:bottom w:val="nil"/>
            </w:tcBorders>
            <w:vAlign w:val="center"/>
          </w:tcPr>
          <w:p w14:paraId="764AE6A4" w14:textId="7E2261CD" w:rsidR="00027415" w:rsidRPr="00057BE6" w:rsidRDefault="00E53AC4" w:rsidP="006107F6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6"/>
                <w:szCs w:val="18"/>
              </w:rPr>
            </w:pPr>
            <w:r w:rsidRPr="00057BE6"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>처리 위탁</w:t>
            </w:r>
          </w:p>
        </w:tc>
        <w:tc>
          <w:tcPr>
            <w:tcW w:w="3466" w:type="dxa"/>
            <w:tcBorders>
              <w:top w:val="nil"/>
              <w:bottom w:val="nil"/>
            </w:tcBorders>
            <w:vAlign w:val="center"/>
          </w:tcPr>
          <w:p w14:paraId="327F1B56" w14:textId="10E9B10D" w:rsidR="009311C8" w:rsidRPr="00057BE6" w:rsidRDefault="00A903A6" w:rsidP="006107F6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6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>정보주체의 권리의무</w:t>
            </w:r>
          </w:p>
        </w:tc>
        <w:tc>
          <w:tcPr>
            <w:tcW w:w="3467" w:type="dxa"/>
            <w:tcBorders>
              <w:top w:val="nil"/>
              <w:bottom w:val="nil"/>
            </w:tcBorders>
            <w:vAlign w:val="center"/>
          </w:tcPr>
          <w:p w14:paraId="51489286" w14:textId="446AF3E6" w:rsidR="00120BDF" w:rsidRPr="00057BE6" w:rsidRDefault="00A903A6" w:rsidP="00057BE6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6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>고충</w:t>
            </w:r>
            <w:r w:rsidR="00F96958"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 xml:space="preserve">사항 </w:t>
            </w: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6"/>
                <w:szCs w:val="18"/>
              </w:rPr>
              <w:t>처리부서</w:t>
            </w:r>
          </w:p>
        </w:tc>
      </w:tr>
      <w:tr w:rsidR="006107F6" w14:paraId="68427870" w14:textId="77777777" w:rsidTr="00330494">
        <w:trPr>
          <w:trHeight w:val="878"/>
        </w:trPr>
        <w:tc>
          <w:tcPr>
            <w:tcW w:w="3466" w:type="dxa"/>
            <w:tcBorders>
              <w:top w:val="nil"/>
            </w:tcBorders>
            <w:vAlign w:val="center"/>
          </w:tcPr>
          <w:p w14:paraId="66E1FBF3" w14:textId="7E584282" w:rsidR="006107F6" w:rsidRDefault="006107F6" w:rsidP="006107F6">
            <w:pPr>
              <w:jc w:val="center"/>
              <w:rPr>
                <w:rFonts w:asciiTheme="majorHAnsi" w:eastAsiaTheme="majorHAnsi" w:hAnsiTheme="majorHAnsi"/>
                <w:spacing w:val="-14"/>
                <w:sz w:val="15"/>
                <w:szCs w:val="15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 xml:space="preserve">서비스 향상을 위하여 일부 개인정보 처리를 </w:t>
            </w:r>
            <w:r w:rsidR="006E5297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 xml:space="preserve">제3자에게 </w:t>
            </w: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위탁하고 있음</w:t>
            </w:r>
          </w:p>
          <w:p w14:paraId="3183BF32" w14:textId="068B8DB8" w:rsidR="006107F6" w:rsidRDefault="006107F6" w:rsidP="006107F6">
            <w:pPr>
              <w:jc w:val="center"/>
              <w:rPr>
                <w:rFonts w:asciiTheme="majorHAnsi" w:eastAsiaTheme="majorHAnsi" w:hAnsiTheme="majorHAnsi"/>
                <w:noProof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noProof/>
                <w:spacing w:val="-14"/>
                <w:sz w:val="15"/>
                <w:szCs w:val="15"/>
              </w:rPr>
              <w:t>*자세한 내용은 개인정보처리방침 본문 확인</w:t>
            </w:r>
          </w:p>
        </w:tc>
        <w:tc>
          <w:tcPr>
            <w:tcW w:w="3466" w:type="dxa"/>
            <w:tcBorders>
              <w:top w:val="nil"/>
            </w:tcBorders>
            <w:vAlign w:val="center"/>
          </w:tcPr>
          <w:p w14:paraId="1CE31B79" w14:textId="6BF3751C" w:rsidR="006107F6" w:rsidRDefault="00C9574D" w:rsidP="006107F6">
            <w:pPr>
              <w:jc w:val="center"/>
              <w:rPr>
                <w:rFonts w:asciiTheme="majorHAnsi" w:eastAsiaTheme="majorHAnsi" w:hAnsiTheme="majorHAnsi"/>
                <w:spacing w:val="-14"/>
                <w:sz w:val="15"/>
                <w:szCs w:val="15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 xml:space="preserve">회원은 </w:t>
            </w:r>
            <w:r w:rsidR="006107F6"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언제든</w:t>
            </w:r>
            <w:r w:rsidR="006107F6" w:rsidRPr="008F7A8E">
              <w:rPr>
                <w:rFonts w:asciiTheme="majorHAnsi" w:eastAsiaTheme="majorHAnsi" w:hAnsiTheme="majorHAnsi"/>
                <w:spacing w:val="-14"/>
                <w:sz w:val="15"/>
                <w:szCs w:val="15"/>
              </w:rPr>
              <w:t xml:space="preserve"> 고객센터 또는 이메일을 통해</w:t>
            </w:r>
          </w:p>
          <w:p w14:paraId="264AB65C" w14:textId="4FA1AFBF" w:rsidR="006107F6" w:rsidRPr="006107F6" w:rsidRDefault="006107F6" w:rsidP="006107F6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권리를 행사할 수 있음</w:t>
            </w:r>
          </w:p>
        </w:tc>
        <w:tc>
          <w:tcPr>
            <w:tcW w:w="3467" w:type="dxa"/>
            <w:tcBorders>
              <w:top w:val="nil"/>
            </w:tcBorders>
            <w:vAlign w:val="center"/>
          </w:tcPr>
          <w:p w14:paraId="2A5DC2BF" w14:textId="77777777" w:rsidR="006107F6" w:rsidRPr="008F7A8E" w:rsidRDefault="006107F6" w:rsidP="006107F6">
            <w:pPr>
              <w:ind w:leftChars="100" w:left="200"/>
              <w:jc w:val="left"/>
              <w:rPr>
                <w:rFonts w:asciiTheme="majorHAnsi" w:eastAsiaTheme="majorHAnsi" w:hAnsiTheme="majorHAnsi"/>
                <w:spacing w:val="-14"/>
                <w:sz w:val="15"/>
                <w:szCs w:val="15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폴리볼 CX팀</w:t>
            </w:r>
          </w:p>
          <w:p w14:paraId="6A04F5C5" w14:textId="77777777" w:rsidR="006107F6" w:rsidRPr="008F7A8E" w:rsidRDefault="006107F6" w:rsidP="006107F6">
            <w:pPr>
              <w:ind w:leftChars="100" w:left="200" w:rightChars="100" w:right="200"/>
              <w:jc w:val="left"/>
              <w:rPr>
                <w:rFonts w:asciiTheme="majorHAnsi" w:eastAsiaTheme="majorHAnsi" w:hAnsiTheme="majorHAnsi"/>
                <w:spacing w:val="-14"/>
                <w:sz w:val="15"/>
                <w:szCs w:val="15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전화번호 : 02-929-0022</w:t>
            </w:r>
          </w:p>
          <w:p w14:paraId="1B42AF0E" w14:textId="5B558558" w:rsidR="006107F6" w:rsidRDefault="006107F6" w:rsidP="00057BE6">
            <w:pPr>
              <w:ind w:firstLineChars="200" w:firstLine="244"/>
              <w:rPr>
                <w:rFonts w:asciiTheme="majorHAnsi" w:eastAsiaTheme="majorHAnsi" w:hAnsiTheme="majorHAnsi"/>
                <w:spacing w:val="-14"/>
                <w:sz w:val="16"/>
                <w:szCs w:val="18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5"/>
                <w:szCs w:val="15"/>
              </w:rPr>
              <w:t>이메일 : polyball_support@hecto.co.kr</w:t>
            </w:r>
          </w:p>
        </w:tc>
      </w:tr>
    </w:tbl>
    <w:p w14:paraId="182FB0BD" w14:textId="5E3337C9" w:rsidR="000F02A4" w:rsidRPr="004818DA" w:rsidRDefault="000F02A4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770"/>
        <w:gridCol w:w="1476"/>
        <w:gridCol w:w="3776"/>
        <w:gridCol w:w="1419"/>
      </w:tblGrid>
      <w:tr w:rsidR="00A70892" w:rsidRPr="00092B35" w14:paraId="6D6ED821" w14:textId="77777777" w:rsidTr="009A69D7">
        <w:trPr>
          <w:trHeight w:val="16"/>
        </w:trPr>
        <w:tc>
          <w:tcPr>
            <w:tcW w:w="10441" w:type="dxa"/>
            <w:gridSpan w:val="4"/>
            <w:shd w:val="clear" w:color="auto" w:fill="E7E6E6"/>
            <w:vAlign w:val="center"/>
          </w:tcPr>
          <w:p w14:paraId="2D8549D9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b/>
                <w:bCs/>
                <w:noProof/>
                <w:spacing w:val="-14"/>
                <w:sz w:val="16"/>
                <w:szCs w:val="18"/>
              </w:rPr>
            </w:pPr>
            <w:commentRangeStart w:id="0"/>
            <w:r w:rsidRPr="00092B35">
              <w:rPr>
                <w:rFonts w:eastAsia="Times New Roman"/>
                <w:b/>
                <w:bCs/>
                <w:noProof/>
                <w:spacing w:val="-14"/>
                <w:sz w:val="16"/>
                <w:szCs w:val="18"/>
              </w:rPr>
              <w:t>목 차</w:t>
            </w:r>
            <w:commentRangeEnd w:id="0"/>
            <w:r w:rsidRPr="00092B35">
              <w:rPr>
                <w:rStyle w:val="a6"/>
                <w:rFonts w:eastAsia="Times New Roman"/>
                <w:b/>
                <w:bCs/>
                <w:noProof/>
                <w:spacing w:val="-14"/>
                <w:sz w:val="16"/>
              </w:rPr>
              <w:commentReference w:id="0"/>
            </w:r>
          </w:p>
        </w:tc>
      </w:tr>
      <w:tr w:rsidR="00A70892" w:rsidRPr="00092B35" w14:paraId="799AE2A6" w14:textId="77777777" w:rsidTr="009A69D7">
        <w:trPr>
          <w:trHeight w:val="253"/>
        </w:trPr>
        <w:tc>
          <w:tcPr>
            <w:tcW w:w="3770" w:type="dxa"/>
            <w:vAlign w:val="center"/>
          </w:tcPr>
          <w:p w14:paraId="50666312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1 조(개인정보의 수집 및 이용) </w:t>
            </w:r>
          </w:p>
        </w:tc>
        <w:tc>
          <w:tcPr>
            <w:tcW w:w="1476" w:type="dxa"/>
            <w:vAlign w:val="center"/>
          </w:tcPr>
          <w:p w14:paraId="02F397C3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3950B9F7" wp14:editId="68FB18C9">
                  <wp:extent cx="259080" cy="259080"/>
                  <wp:effectExtent l="0" t="0" r="0" b="0"/>
                  <wp:docPr id="1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03F2D1FB" wp14:editId="156E406F">
                  <wp:extent cx="250190" cy="293370"/>
                  <wp:effectExtent l="0" t="0" r="0" b="0"/>
                  <wp:docPr id="2" name="그림 89004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890049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5611CEBC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2 조(개인정보 보유 및 이용기간)</w:t>
            </w:r>
          </w:p>
        </w:tc>
        <w:tc>
          <w:tcPr>
            <w:tcW w:w="1419" w:type="dxa"/>
            <w:vAlign w:val="center"/>
          </w:tcPr>
          <w:p w14:paraId="0434D34D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41AAA948" wp14:editId="4B2D0985">
                  <wp:extent cx="250190" cy="284480"/>
                  <wp:effectExtent l="0" t="0" r="0" b="0"/>
                  <wp:docPr id="3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892" w:rsidRPr="00092B35" w14:paraId="67B2421E" w14:textId="77777777" w:rsidTr="009A69D7">
        <w:trPr>
          <w:trHeight w:val="528"/>
        </w:trPr>
        <w:tc>
          <w:tcPr>
            <w:tcW w:w="3770" w:type="dxa"/>
            <w:vAlign w:val="center"/>
          </w:tcPr>
          <w:p w14:paraId="45F5E48E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3 조(수집한 개인정보의 파기 절차)</w:t>
            </w:r>
          </w:p>
        </w:tc>
        <w:tc>
          <w:tcPr>
            <w:tcW w:w="1476" w:type="dxa"/>
          </w:tcPr>
          <w:p w14:paraId="054DE4F2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19D30F68" wp14:editId="5102C553">
                  <wp:extent cx="250190" cy="284480"/>
                  <wp:effectExtent l="0" t="0" r="0" b="0"/>
                  <wp:docPr id="4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1854C4B9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4 조(개인정보 처리 위탁)</w:t>
            </w:r>
          </w:p>
        </w:tc>
        <w:tc>
          <w:tcPr>
            <w:tcW w:w="1419" w:type="dxa"/>
            <w:vAlign w:val="center"/>
          </w:tcPr>
          <w:p w14:paraId="070BB884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7258D1FF" wp14:editId="547D2377">
                  <wp:extent cx="250190" cy="284480"/>
                  <wp:effectExtent l="0" t="0" r="0" b="0"/>
                  <wp:docPr id="5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892" w:rsidRPr="00092B35" w14:paraId="21359A74" w14:textId="77777777" w:rsidTr="009A69D7">
        <w:trPr>
          <w:trHeight w:val="545"/>
        </w:trPr>
        <w:tc>
          <w:tcPr>
            <w:tcW w:w="3770" w:type="dxa"/>
            <w:vAlign w:val="center"/>
          </w:tcPr>
          <w:p w14:paraId="3C9F7282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5 조(개인정보 제 3 자 제공)</w:t>
            </w:r>
          </w:p>
        </w:tc>
        <w:tc>
          <w:tcPr>
            <w:tcW w:w="1476" w:type="dxa"/>
          </w:tcPr>
          <w:p w14:paraId="4BF8B77F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5FC66192" wp14:editId="589A19F8">
                  <wp:extent cx="250190" cy="284480"/>
                  <wp:effectExtent l="0" t="0" r="0" b="0"/>
                  <wp:docPr id="6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1FA46DE9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6 조(개인정보의 안전성 확보 조치)</w:t>
            </w:r>
          </w:p>
        </w:tc>
        <w:tc>
          <w:tcPr>
            <w:tcW w:w="1419" w:type="dxa"/>
            <w:vAlign w:val="center"/>
          </w:tcPr>
          <w:p w14:paraId="02195745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2AE32992" wp14:editId="00EE3A15">
                  <wp:extent cx="284480" cy="284480"/>
                  <wp:effectExtent l="0" t="0" r="0" b="0"/>
                  <wp:docPr id="7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892" w:rsidRPr="00092B35" w14:paraId="6A7AAABA" w14:textId="77777777" w:rsidTr="009A69D7">
        <w:trPr>
          <w:trHeight w:val="545"/>
        </w:trPr>
        <w:tc>
          <w:tcPr>
            <w:tcW w:w="3770" w:type="dxa"/>
            <w:vAlign w:val="center"/>
          </w:tcPr>
          <w:p w14:paraId="20732A50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lastRenderedPageBreak/>
              <w:t>제 7 조(개인정보 자동 수집 장치(쿠키)의 운영 및 거부)</w:t>
            </w:r>
          </w:p>
        </w:tc>
        <w:tc>
          <w:tcPr>
            <w:tcW w:w="1476" w:type="dxa"/>
            <w:vAlign w:val="center"/>
          </w:tcPr>
          <w:p w14:paraId="7D2B0531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11EC6742" wp14:editId="3541FD49">
                  <wp:extent cx="250190" cy="284480"/>
                  <wp:effectExtent l="0" t="0" r="0" b="0"/>
                  <wp:docPr id="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76732999" w14:textId="77777777" w:rsidR="00A70892" w:rsidRPr="00606A8E" w:rsidRDefault="00A70892" w:rsidP="009A69D7">
            <w:pPr>
              <w:spacing w:after="0" w:line="240" w:lineRule="auto"/>
              <w:rPr>
                <w:spacing w:val="-14"/>
                <w:sz w:val="14"/>
                <w:szCs w:val="16"/>
              </w:rPr>
            </w:pPr>
            <w:r>
              <w:rPr>
                <w:rFonts w:hint="eastAsia"/>
                <w:spacing w:val="-14"/>
                <w:sz w:val="14"/>
                <w:szCs w:val="16"/>
              </w:rPr>
              <w:t xml:space="preserve">제 </w:t>
            </w:r>
            <w:r>
              <w:rPr>
                <w:spacing w:val="-14"/>
                <w:sz w:val="14"/>
                <w:szCs w:val="16"/>
              </w:rPr>
              <w:t xml:space="preserve">8 </w:t>
            </w:r>
            <w:r>
              <w:rPr>
                <w:rFonts w:hint="eastAsia"/>
                <w:spacing w:val="-14"/>
                <w:sz w:val="14"/>
                <w:szCs w:val="16"/>
              </w:rPr>
              <w:t xml:space="preserve">조(행태정보의 수집·이용·제공 및 거부 등에 관한 사항 </w:t>
            </w:r>
          </w:p>
        </w:tc>
        <w:tc>
          <w:tcPr>
            <w:tcW w:w="1419" w:type="dxa"/>
            <w:vAlign w:val="center"/>
          </w:tcPr>
          <w:p w14:paraId="3B0FDC13" w14:textId="77777777" w:rsidR="00A70892" w:rsidRPr="002D4A22" w:rsidRDefault="00A70892" w:rsidP="009A69D7">
            <w:pPr>
              <w:spacing w:after="0" w:line="240" w:lineRule="auto"/>
              <w:jc w:val="center"/>
              <w:rPr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3F9E96BC" wp14:editId="4209937F">
                  <wp:extent cx="250190" cy="284480"/>
                  <wp:effectExtent l="0" t="0" r="0" b="0"/>
                  <wp:docPr id="2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046C49E1" wp14:editId="495AEEF1">
                  <wp:extent cx="247083" cy="284480"/>
                  <wp:effectExtent l="0" t="0" r="635" b="1270"/>
                  <wp:docPr id="2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83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892" w:rsidRPr="00092B35" w14:paraId="4EC8ADD3" w14:textId="77777777" w:rsidTr="009A69D7">
        <w:trPr>
          <w:trHeight w:val="545"/>
        </w:trPr>
        <w:tc>
          <w:tcPr>
            <w:tcW w:w="3770" w:type="dxa"/>
            <w:vAlign w:val="center"/>
          </w:tcPr>
          <w:p w14:paraId="7EF49C00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>
              <w:rPr>
                <w:rFonts w:cs="맑은 고딕" w:hint="eastAsia"/>
                <w:spacing w:val="-14"/>
                <w:sz w:val="14"/>
                <w:szCs w:val="16"/>
              </w:rPr>
              <w:t xml:space="preserve">제 </w:t>
            </w:r>
            <w:r>
              <w:rPr>
                <w:rFonts w:cs="맑은 고딕"/>
                <w:spacing w:val="-14"/>
                <w:sz w:val="14"/>
                <w:szCs w:val="16"/>
              </w:rPr>
              <w:t xml:space="preserve">9 </w:t>
            </w:r>
            <w:r>
              <w:rPr>
                <w:rFonts w:cs="맑은 고딕" w:hint="eastAsia"/>
                <w:spacing w:val="-14"/>
                <w:sz w:val="14"/>
                <w:szCs w:val="16"/>
              </w:rPr>
              <w:t>조(제3자가 수집해가는 행태정보에 관한 사항)</w:t>
            </w:r>
          </w:p>
        </w:tc>
        <w:tc>
          <w:tcPr>
            <w:tcW w:w="1476" w:type="dxa"/>
            <w:vAlign w:val="center"/>
          </w:tcPr>
          <w:p w14:paraId="0911A490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noProof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408D61DA" wp14:editId="0AEFBAEB">
                  <wp:extent cx="250190" cy="284480"/>
                  <wp:effectExtent l="0" t="0" r="0" b="0"/>
                  <wp:docPr id="24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29E2913B" wp14:editId="73EA3F53">
                  <wp:extent cx="247083" cy="284480"/>
                  <wp:effectExtent l="0" t="0" r="635" b="1270"/>
                  <wp:docPr id="26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83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04E2E5D5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</w:t>
            </w:r>
            <w:r>
              <w:rPr>
                <w:rFonts w:eastAsia="Times New Roman"/>
                <w:spacing w:val="-14"/>
                <w:sz w:val="14"/>
                <w:szCs w:val="16"/>
              </w:rPr>
              <w:t>10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 조(</w:t>
            </w:r>
            <w:r>
              <w:rPr>
                <w:rFonts w:cs="맑은 고딕" w:hint="eastAsia"/>
                <w:spacing w:val="-14"/>
                <w:sz w:val="14"/>
                <w:szCs w:val="16"/>
              </w:rPr>
              <w:t>회원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>의 권리 의무 및 행사 방법)</w:t>
            </w:r>
          </w:p>
        </w:tc>
        <w:tc>
          <w:tcPr>
            <w:tcW w:w="1419" w:type="dxa"/>
            <w:vAlign w:val="center"/>
          </w:tcPr>
          <w:p w14:paraId="0F97D4BA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noProof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7C8C4A82" wp14:editId="2D136B11">
                  <wp:extent cx="284480" cy="284480"/>
                  <wp:effectExtent l="0" t="0" r="0" b="0"/>
                  <wp:docPr id="22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892" w:rsidRPr="00092B35" w14:paraId="4B940EAC" w14:textId="77777777" w:rsidTr="009A69D7">
        <w:trPr>
          <w:trHeight w:val="528"/>
        </w:trPr>
        <w:tc>
          <w:tcPr>
            <w:tcW w:w="3770" w:type="dxa"/>
            <w:vAlign w:val="center"/>
          </w:tcPr>
          <w:p w14:paraId="03C151B8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제 </w:t>
            </w:r>
            <w:r>
              <w:rPr>
                <w:rFonts w:eastAsia="Times New Roman"/>
                <w:spacing w:val="-14"/>
                <w:sz w:val="14"/>
                <w:szCs w:val="16"/>
              </w:rPr>
              <w:t>11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 조(개인정보의 추가적인 이용 · 제공 판단 기준)</w:t>
            </w:r>
          </w:p>
        </w:tc>
        <w:tc>
          <w:tcPr>
            <w:tcW w:w="1476" w:type="dxa"/>
            <w:vAlign w:val="center"/>
          </w:tcPr>
          <w:p w14:paraId="2A68C00F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5CFF3F2B" wp14:editId="47274636">
                  <wp:extent cx="250190" cy="284480"/>
                  <wp:effectExtent l="0" t="0" r="0" b="0"/>
                  <wp:docPr id="10" name="그림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0F9CCC7B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1</w:t>
            </w:r>
            <w:r>
              <w:rPr>
                <w:rFonts w:eastAsia="Times New Roman"/>
                <w:spacing w:val="-14"/>
                <w:sz w:val="14"/>
                <w:szCs w:val="16"/>
              </w:rPr>
              <w:t>2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 조(가명정보의 처리)</w:t>
            </w:r>
          </w:p>
        </w:tc>
        <w:tc>
          <w:tcPr>
            <w:tcW w:w="1419" w:type="dxa"/>
          </w:tcPr>
          <w:p w14:paraId="0D5D33AC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48BD6D8B" wp14:editId="262044DD">
                  <wp:extent cx="250190" cy="284480"/>
                  <wp:effectExtent l="0" t="0" r="0" b="0"/>
                  <wp:docPr id="11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9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892" w:rsidRPr="00092B35" w14:paraId="646354A0" w14:textId="77777777" w:rsidTr="009A69D7">
        <w:trPr>
          <w:trHeight w:val="545"/>
        </w:trPr>
        <w:tc>
          <w:tcPr>
            <w:tcW w:w="3770" w:type="dxa"/>
            <w:vAlign w:val="center"/>
          </w:tcPr>
          <w:p w14:paraId="0A03B760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1</w:t>
            </w:r>
            <w:r>
              <w:rPr>
                <w:rFonts w:eastAsia="Times New Roman"/>
                <w:spacing w:val="-14"/>
                <w:sz w:val="14"/>
                <w:szCs w:val="16"/>
              </w:rPr>
              <w:t>3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 조(개인정보보호 책임자 및 담당 연락처)</w:t>
            </w:r>
          </w:p>
        </w:tc>
        <w:tc>
          <w:tcPr>
            <w:tcW w:w="1476" w:type="dxa"/>
            <w:vAlign w:val="center"/>
          </w:tcPr>
          <w:p w14:paraId="4B9E9E03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3EFEA42F" wp14:editId="2FA5A66C">
                  <wp:extent cx="284480" cy="284480"/>
                  <wp:effectExtent l="0" t="0" r="0" b="0"/>
                  <wp:docPr id="12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33957997" wp14:editId="0D41C816">
                  <wp:extent cx="284480" cy="284480"/>
                  <wp:effectExtent l="0" t="0" r="0" b="0"/>
                  <wp:docPr id="13" name="그림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1F20C583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1</w:t>
            </w:r>
            <w:r>
              <w:rPr>
                <w:rFonts w:eastAsia="Times New Roman"/>
                <w:spacing w:val="-14"/>
                <w:sz w:val="14"/>
                <w:szCs w:val="16"/>
              </w:rPr>
              <w:t>4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 조(권익</w:t>
            </w:r>
            <w:r>
              <w:rPr>
                <w:rFonts w:eastAsia="Times New Roman"/>
                <w:spacing w:val="-14"/>
                <w:sz w:val="14"/>
                <w:szCs w:val="16"/>
              </w:rPr>
              <w:t xml:space="preserve"> 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>침해에 대한 구제 방법)</w:t>
            </w:r>
          </w:p>
        </w:tc>
        <w:tc>
          <w:tcPr>
            <w:tcW w:w="1419" w:type="dxa"/>
            <w:vAlign w:val="center"/>
          </w:tcPr>
          <w:p w14:paraId="4746060F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5AE687B5" wp14:editId="0961F006">
                  <wp:extent cx="284480" cy="284480"/>
                  <wp:effectExtent l="0" t="0" r="0" b="0"/>
                  <wp:docPr id="14" name="그림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892" w:rsidRPr="00092B35" w14:paraId="4B05D1DC" w14:textId="77777777" w:rsidTr="009A69D7">
        <w:trPr>
          <w:trHeight w:val="545"/>
        </w:trPr>
        <w:tc>
          <w:tcPr>
            <w:tcW w:w="3770" w:type="dxa"/>
            <w:vAlign w:val="center"/>
          </w:tcPr>
          <w:p w14:paraId="51B25C89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  <w:r w:rsidRPr="00092B35">
              <w:rPr>
                <w:rFonts w:eastAsia="Times New Roman"/>
                <w:spacing w:val="-14"/>
                <w:sz w:val="14"/>
                <w:szCs w:val="16"/>
              </w:rPr>
              <w:t>제 1</w:t>
            </w:r>
            <w:r>
              <w:rPr>
                <w:rFonts w:eastAsia="Times New Roman"/>
                <w:spacing w:val="-14"/>
                <w:sz w:val="14"/>
                <w:szCs w:val="16"/>
              </w:rPr>
              <w:t>5</w:t>
            </w:r>
            <w:r w:rsidRPr="00092B35">
              <w:rPr>
                <w:rFonts w:eastAsia="Times New Roman"/>
                <w:spacing w:val="-14"/>
                <w:sz w:val="14"/>
                <w:szCs w:val="16"/>
              </w:rPr>
              <w:t xml:space="preserve"> 조(개인정보처리방침의 변경)</w:t>
            </w:r>
          </w:p>
        </w:tc>
        <w:tc>
          <w:tcPr>
            <w:tcW w:w="1476" w:type="dxa"/>
            <w:vAlign w:val="center"/>
          </w:tcPr>
          <w:p w14:paraId="4294C883" w14:textId="77777777" w:rsidR="00A70892" w:rsidRPr="00092B35" w:rsidRDefault="00A70892" w:rsidP="009A69D7">
            <w:pPr>
              <w:spacing w:after="0" w:line="240" w:lineRule="auto"/>
              <w:jc w:val="center"/>
              <w:rPr>
                <w:rFonts w:eastAsia="Times New Roman"/>
                <w:noProof/>
                <w:spacing w:val="-14"/>
                <w:sz w:val="16"/>
                <w:szCs w:val="18"/>
              </w:rPr>
            </w:pPr>
            <w:r w:rsidRPr="00092B35">
              <w:rPr>
                <w:rFonts w:eastAsia="Times New Roman"/>
                <w:noProof/>
                <w:spacing w:val="-14"/>
                <w:sz w:val="16"/>
                <w:szCs w:val="18"/>
              </w:rPr>
              <w:drawing>
                <wp:inline distT="0" distB="0" distL="0" distR="0" wp14:anchorId="34944700" wp14:editId="3774922F">
                  <wp:extent cx="284480" cy="284480"/>
                  <wp:effectExtent l="0" t="0" r="0" b="0"/>
                  <wp:docPr id="15" name="그림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60DD3423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spacing w:val="-14"/>
                <w:sz w:val="14"/>
                <w:szCs w:val="16"/>
              </w:rPr>
            </w:pPr>
          </w:p>
        </w:tc>
        <w:tc>
          <w:tcPr>
            <w:tcW w:w="1419" w:type="dxa"/>
            <w:vAlign w:val="center"/>
          </w:tcPr>
          <w:p w14:paraId="212607CC" w14:textId="77777777" w:rsidR="00A70892" w:rsidRPr="00092B35" w:rsidRDefault="00A70892" w:rsidP="009A69D7">
            <w:pPr>
              <w:spacing w:after="0" w:line="240" w:lineRule="auto"/>
              <w:rPr>
                <w:rFonts w:eastAsia="Times New Roman"/>
                <w:noProof/>
                <w:spacing w:val="-14"/>
                <w:sz w:val="16"/>
                <w:szCs w:val="18"/>
              </w:rPr>
            </w:pPr>
          </w:p>
        </w:tc>
      </w:tr>
    </w:tbl>
    <w:p w14:paraId="2AA6BF66" w14:textId="04F47801" w:rsidR="00BF1D28" w:rsidRPr="004818DA" w:rsidRDefault="00BF1D28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31AC6853" w14:textId="77777777" w:rsidR="004818DA" w:rsidRPr="004818DA" w:rsidRDefault="004818DA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153DEBDC" w14:textId="0D7E420F" w:rsidR="000F02A4" w:rsidRPr="004818DA" w:rsidRDefault="000F02A4" w:rsidP="004818DA">
      <w:pPr>
        <w:widowControl/>
        <w:wordWrap/>
        <w:autoSpaceDE/>
        <w:autoSpaceDN/>
        <w:rPr>
          <w:rFonts w:asciiTheme="majorHAnsi" w:eastAsiaTheme="majorHAnsi" w:hAnsiTheme="majorHAnsi"/>
          <w:spacing w:val="-14"/>
          <w:sz w:val="18"/>
          <w:szCs w:val="20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1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조(개인정보의 수집 및 이용)</w:t>
      </w:r>
      <w:r w:rsidR="00AB1123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129B9448" w14:textId="22198D28" w:rsidR="00964ACC" w:rsidRPr="004818DA" w:rsidRDefault="004818DA" w:rsidP="004818DA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회사는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아래와 같은 서비스를 회원에게 제공하기 위해 필요 최소한의 개인정보를 수집/이용합니다. 회사는 아래의 목적 이외의 용도로 개인정보를 수집/이용하지 않으며, 수집/이용 목적이 변경되는 경우에는 「개인정보보호법」 제16조 및 제18조에 따라 별도의 동의를 받는 등 필요한 조치를 이행할 예정입니다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.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회사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는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다음의 개인정보 항목을 「개인정보보호법」 제 15조 제1항 1호 및 제 22조 제1항 제7호에 따라 정보주체의 동의를 받아 처리하고 있습니다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.</w:t>
      </w:r>
    </w:p>
    <w:p w14:paraId="408079C0" w14:textId="75D0AB0C" w:rsidR="00AB1123" w:rsidRPr="00330494" w:rsidDel="00A02D56" w:rsidRDefault="00AB1123" w:rsidP="000F02A4">
      <w:pPr>
        <w:jc w:val="left"/>
        <w:rPr>
          <w:del w:id="1" w:author="조 미현" w:date="2026-05-11T15:55:00Z"/>
          <w:rFonts w:asciiTheme="majorHAnsi" w:eastAsiaTheme="majorHAnsi" w:hAnsiTheme="majorHAnsi"/>
          <w:b/>
          <w:bCs/>
          <w:spacing w:val="-14"/>
        </w:rPr>
      </w:pPr>
    </w:p>
    <w:p w14:paraId="4FB50755" w14:textId="4C1AA0B0" w:rsidR="00FC27D1" w:rsidRPr="00FC27D1" w:rsidDel="00A02D56" w:rsidRDefault="00FC27D1" w:rsidP="00A02D56">
      <w:pPr>
        <w:jc w:val="left"/>
        <w:rPr>
          <w:del w:id="2" w:author="조 미현" w:date="2026-05-11T15:55:00Z"/>
          <w:rFonts w:asciiTheme="majorHAnsi" w:eastAsiaTheme="majorHAnsi" w:hAnsiTheme="majorHAnsi"/>
          <w:b/>
          <w:bCs/>
          <w:spacing w:val="-14"/>
        </w:rPr>
      </w:pPr>
      <w:del w:id="3" w:author="조 미현" w:date="2026-05-11T15:55:00Z">
        <w:r w:rsidRPr="00FC27D1" w:rsidDel="00A02D56">
          <w:rPr>
            <w:rFonts w:asciiTheme="majorHAnsi" w:eastAsiaTheme="majorHAnsi" w:hAnsiTheme="majorHAnsi" w:hint="eastAsia"/>
            <w:b/>
            <w:bCs/>
            <w:spacing w:val="-14"/>
          </w:rPr>
          <w:delText>①</w:delText>
        </w:r>
        <w:r w:rsidRPr="00FC27D1" w:rsidDel="00A02D56">
          <w:rPr>
            <w:rFonts w:asciiTheme="majorHAnsi" w:eastAsiaTheme="majorHAnsi" w:hAnsiTheme="majorHAnsi"/>
            <w:b/>
            <w:bCs/>
            <w:spacing w:val="-14"/>
          </w:rPr>
          <w:delText xml:space="preserve"> 정보주체의 동의 없이 처리하는 개인정보</w:delText>
        </w:r>
      </w:del>
    </w:p>
    <w:p w14:paraId="3EFAA981" w14:textId="35B5316A" w:rsidR="00FC27D1" w:rsidRPr="00FC27D1" w:rsidDel="00A02D56" w:rsidRDefault="00FC27D1" w:rsidP="00A02D56">
      <w:pPr>
        <w:jc w:val="left"/>
        <w:rPr>
          <w:del w:id="4" w:author="조 미현" w:date="2026-05-11T15:55:00Z"/>
          <w:rFonts w:asciiTheme="majorHAnsi" w:eastAsiaTheme="majorHAnsi" w:hAnsiTheme="majorHAnsi"/>
          <w:spacing w:val="-14"/>
          <w:sz w:val="18"/>
          <w:szCs w:val="20"/>
        </w:rPr>
      </w:pPr>
      <w:del w:id="5" w:author="조 미현" w:date="2026-05-11T15:55:00Z">
        <w:r w:rsidRPr="00FC27D1" w:rsidDel="00A02D56">
          <w:rPr>
            <w:rFonts w:asciiTheme="majorHAnsi" w:eastAsiaTheme="majorHAnsi" w:hAnsiTheme="majorHAnsi"/>
            <w:spacing w:val="-14"/>
            <w:sz w:val="18"/>
            <w:szCs w:val="20"/>
          </w:rPr>
          <w:delText>회사는 「개인정보 보호법」에 따라 다음의 개인정보 항목을 정보주체의 동의 없이 처리하고 있습니다.</w:delText>
        </w:r>
      </w:del>
    </w:p>
    <w:p w14:paraId="18466610" w14:textId="436CE7BE" w:rsidR="00FC27D1" w:rsidDel="00A02D56" w:rsidRDefault="00FC27D1" w:rsidP="00A02D56">
      <w:pPr>
        <w:jc w:val="left"/>
        <w:rPr>
          <w:del w:id="6" w:author="조 미현" w:date="2026-05-11T15:54:00Z"/>
          <w:rFonts w:asciiTheme="majorHAnsi" w:eastAsiaTheme="majorHAnsi" w:hAnsiTheme="majorHAnsi"/>
          <w:b/>
          <w:bCs/>
          <w:spacing w:val="-14"/>
          <w:sz w:val="18"/>
          <w:szCs w:val="20"/>
        </w:rPr>
      </w:pPr>
    </w:p>
    <w:p w14:paraId="45AC267A" w14:textId="5D6FF9BB" w:rsidR="00330494" w:rsidRPr="00FC27D1" w:rsidDel="00A02D56" w:rsidRDefault="00FC27D1" w:rsidP="00A02D56">
      <w:pPr>
        <w:jc w:val="left"/>
        <w:rPr>
          <w:del w:id="7" w:author="조 미현" w:date="2026-05-11T15:54:00Z"/>
          <w:rFonts w:asciiTheme="majorHAnsi" w:eastAsiaTheme="majorHAnsi" w:hAnsiTheme="majorHAnsi"/>
          <w:b/>
          <w:bCs/>
          <w:spacing w:val="-14"/>
          <w:sz w:val="18"/>
          <w:szCs w:val="20"/>
        </w:rPr>
      </w:pPr>
      <w:del w:id="8" w:author="조 미현" w:date="2026-05-11T15:54:00Z">
        <w:r w:rsidRPr="00FC27D1" w:rsidDel="00A02D56">
          <w:rPr>
            <w:rFonts w:asciiTheme="majorHAnsi" w:eastAsiaTheme="majorHAnsi" w:hAnsiTheme="majorHAnsi" w:hint="eastAsia"/>
            <w:b/>
            <w:bCs/>
            <w:spacing w:val="-14"/>
            <w:sz w:val="18"/>
            <w:szCs w:val="20"/>
          </w:rPr>
          <w:delText>가</w:delText>
        </w:r>
        <w:r w:rsidRPr="00FC27D1" w:rsidDel="00A02D56">
          <w:rPr>
            <w:rFonts w:asciiTheme="majorHAnsi" w:eastAsiaTheme="majorHAnsi" w:hAnsiTheme="majorHAnsi"/>
            <w:b/>
            <w:bCs/>
            <w:spacing w:val="-14"/>
            <w:sz w:val="18"/>
            <w:szCs w:val="20"/>
          </w:rPr>
          <w:delText>. 계약의 이행 (「개인정보 보호법」 제15조제1항제4호)</w:delText>
        </w:r>
        <w:r w:rsidDel="00A02D56">
          <w:rPr>
            <w:rFonts w:asciiTheme="majorHAnsi" w:eastAsiaTheme="majorHAnsi" w:hAnsiTheme="majorHAnsi"/>
            <w:b/>
            <w:bCs/>
            <w:spacing w:val="-14"/>
            <w:sz w:val="18"/>
            <w:szCs w:val="20"/>
          </w:rPr>
          <w:br/>
        </w:r>
        <w:r w:rsidRPr="00FC27D1" w:rsidDel="00A02D56">
          <w:rPr>
            <w:rFonts w:asciiTheme="majorHAnsi" w:eastAsiaTheme="majorHAnsi" w:hAnsiTheme="majorHAnsi"/>
            <w:b/>
            <w:bCs/>
            <w:spacing w:val="-14"/>
            <w:sz w:val="18"/>
            <w:szCs w:val="20"/>
          </w:rPr>
          <w:delText>회사는 정보주체와 체결한 계약을 이행하기 위해 다음의 개인정보를 동의 없이 처리합니다.</w:delText>
        </w:r>
      </w:del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2894"/>
        <w:gridCol w:w="3057"/>
        <w:gridCol w:w="2100"/>
      </w:tblGrid>
      <w:tr w:rsidR="00FC27D1" w:rsidDel="00A02D56" w14:paraId="69D960B1" w14:textId="04BA6984" w:rsidTr="00FC27D1">
        <w:trPr>
          <w:del w:id="9" w:author="조 미현" w:date="2026-05-11T15:54:00Z"/>
        </w:trPr>
        <w:tc>
          <w:tcPr>
            <w:tcW w:w="1413" w:type="dxa"/>
            <w:shd w:val="clear" w:color="auto" w:fill="D9D9D9" w:themeFill="background1" w:themeFillShade="D9"/>
          </w:tcPr>
          <w:p w14:paraId="3C8400B1" w14:textId="5D0A517E" w:rsidR="00FC27D1" w:rsidDel="00A02D56" w:rsidRDefault="00FC27D1" w:rsidP="00A02D56">
            <w:pPr>
              <w:jc w:val="left"/>
              <w:rPr>
                <w:del w:id="10" w:author="조 미현" w:date="2026-05-11T15:54:00Z"/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del w:id="11" w:author="조 미현" w:date="2026-05-11T15:54:00Z">
              <w:r w:rsidDel="00A02D56">
                <w:rPr>
                  <w:rFonts w:asciiTheme="majorHAnsi" w:eastAsiaTheme="majorHAnsi" w:hAnsiTheme="majorHAnsi" w:hint="eastAsia"/>
                  <w:b/>
                  <w:bCs/>
                  <w:spacing w:val="-14"/>
                  <w:sz w:val="18"/>
                  <w:szCs w:val="20"/>
                </w:rPr>
                <w:delText>구분</w:delText>
              </w:r>
            </w:del>
          </w:p>
        </w:tc>
        <w:tc>
          <w:tcPr>
            <w:tcW w:w="992" w:type="dxa"/>
            <w:shd w:val="clear" w:color="auto" w:fill="D9D9D9" w:themeFill="background1" w:themeFillShade="D9"/>
          </w:tcPr>
          <w:p w14:paraId="7E406EAF" w14:textId="10F51182" w:rsidR="00FC27D1" w:rsidDel="00A02D56" w:rsidRDefault="00FC27D1" w:rsidP="00A02D56">
            <w:pPr>
              <w:jc w:val="left"/>
              <w:rPr>
                <w:del w:id="12" w:author="조 미현" w:date="2026-05-11T15:54:00Z"/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del w:id="13" w:author="조 미현" w:date="2026-05-11T15:54:00Z">
              <w:r w:rsidDel="00A02D56">
                <w:rPr>
                  <w:rFonts w:asciiTheme="majorHAnsi" w:eastAsiaTheme="majorHAnsi" w:hAnsiTheme="majorHAnsi" w:hint="eastAsia"/>
                  <w:b/>
                  <w:bCs/>
                  <w:spacing w:val="-14"/>
                  <w:sz w:val="18"/>
                  <w:szCs w:val="20"/>
                </w:rPr>
                <w:delText>필수/선택</w:delText>
              </w:r>
            </w:del>
          </w:p>
        </w:tc>
        <w:tc>
          <w:tcPr>
            <w:tcW w:w="2894" w:type="dxa"/>
            <w:shd w:val="clear" w:color="auto" w:fill="D9D9D9" w:themeFill="background1" w:themeFillShade="D9"/>
          </w:tcPr>
          <w:p w14:paraId="2F1B4D42" w14:textId="3A5B7B7C" w:rsidR="00FC27D1" w:rsidDel="00A02D56" w:rsidRDefault="00FC27D1" w:rsidP="00A02D56">
            <w:pPr>
              <w:jc w:val="left"/>
              <w:rPr>
                <w:del w:id="14" w:author="조 미현" w:date="2026-05-11T15:54:00Z"/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del w:id="15" w:author="조 미현" w:date="2026-05-11T15:54:00Z">
              <w:r w:rsidDel="00A02D56">
                <w:rPr>
                  <w:rFonts w:asciiTheme="majorHAnsi" w:eastAsiaTheme="majorHAnsi" w:hAnsiTheme="majorHAnsi" w:hint="eastAsia"/>
                  <w:b/>
                  <w:bCs/>
                  <w:spacing w:val="-14"/>
                  <w:sz w:val="18"/>
                  <w:szCs w:val="20"/>
                </w:rPr>
                <w:delText>수집 · 이용 목적</w:delText>
              </w:r>
            </w:del>
          </w:p>
        </w:tc>
        <w:tc>
          <w:tcPr>
            <w:tcW w:w="3057" w:type="dxa"/>
            <w:shd w:val="clear" w:color="auto" w:fill="D9D9D9" w:themeFill="background1" w:themeFillShade="D9"/>
          </w:tcPr>
          <w:p w14:paraId="40630C84" w14:textId="0FA49E98" w:rsidR="00FC27D1" w:rsidDel="00A02D56" w:rsidRDefault="00FC27D1" w:rsidP="00A02D56">
            <w:pPr>
              <w:jc w:val="left"/>
              <w:rPr>
                <w:del w:id="16" w:author="조 미현" w:date="2026-05-11T15:54:00Z"/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del w:id="17" w:author="조 미현" w:date="2026-05-11T15:54:00Z">
              <w:r w:rsidDel="00A02D56">
                <w:rPr>
                  <w:rFonts w:asciiTheme="majorHAnsi" w:eastAsiaTheme="majorHAnsi" w:hAnsiTheme="majorHAnsi" w:hint="eastAsia"/>
                  <w:b/>
                  <w:bCs/>
                  <w:spacing w:val="-14"/>
                  <w:sz w:val="18"/>
                  <w:szCs w:val="20"/>
                </w:rPr>
                <w:delText>수집 · 이용 항목</w:delText>
              </w:r>
            </w:del>
          </w:p>
        </w:tc>
        <w:tc>
          <w:tcPr>
            <w:tcW w:w="2100" w:type="dxa"/>
            <w:shd w:val="clear" w:color="auto" w:fill="D9D9D9" w:themeFill="background1" w:themeFillShade="D9"/>
          </w:tcPr>
          <w:p w14:paraId="456FB757" w14:textId="45D48335" w:rsidR="00FC27D1" w:rsidDel="00A02D56" w:rsidRDefault="00FC27D1" w:rsidP="00A02D56">
            <w:pPr>
              <w:jc w:val="left"/>
              <w:rPr>
                <w:del w:id="18" w:author="조 미현" w:date="2026-05-11T15:54:00Z"/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del w:id="19" w:author="조 미현" w:date="2026-05-11T15:54:00Z">
              <w:r w:rsidDel="00A02D56">
                <w:rPr>
                  <w:rFonts w:asciiTheme="majorHAnsi" w:eastAsiaTheme="majorHAnsi" w:hAnsiTheme="majorHAnsi" w:hint="eastAsia"/>
                  <w:b/>
                  <w:bCs/>
                  <w:spacing w:val="-14"/>
                  <w:sz w:val="18"/>
                  <w:szCs w:val="20"/>
                </w:rPr>
                <w:delText>보유 및 이용 기간</w:delText>
              </w:r>
            </w:del>
          </w:p>
        </w:tc>
      </w:tr>
      <w:tr w:rsidR="00FC27D1" w:rsidDel="00A02D56" w14:paraId="7DE384D6" w14:textId="2F7ED5C6" w:rsidTr="00FC27D1">
        <w:trPr>
          <w:del w:id="20" w:author="조 미현" w:date="2026-05-11T15:54:00Z"/>
        </w:trPr>
        <w:tc>
          <w:tcPr>
            <w:tcW w:w="1413" w:type="dxa"/>
          </w:tcPr>
          <w:p w14:paraId="535F4935" w14:textId="7E6E9795" w:rsidR="00FC27D1" w:rsidRPr="00DB16A6" w:rsidDel="00A02D56" w:rsidRDefault="00FC27D1" w:rsidP="00A02D56">
            <w:pPr>
              <w:jc w:val="left"/>
              <w:rPr>
                <w:del w:id="21" w:author="조 미현" w:date="2026-05-11T15:54:00Z"/>
                <w:rFonts w:asciiTheme="majorHAnsi" w:eastAsiaTheme="majorHAnsi" w:hAnsiTheme="majorHAnsi"/>
                <w:spacing w:val="-14"/>
                <w:sz w:val="18"/>
                <w:szCs w:val="20"/>
              </w:rPr>
            </w:pPr>
            <w:del w:id="22" w:author="조 미현" w:date="2026-05-11T15:54:00Z">
              <w:r w:rsidRPr="00FC27D1"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회원가입</w:delText>
              </w:r>
              <w:r w:rsidRPr="00FC27D1" w:rsidDel="00A02D56">
                <w:rPr>
                  <w:rFonts w:asciiTheme="majorHAnsi" w:eastAsiaTheme="majorHAnsi" w:hAnsiTheme="majorHAnsi"/>
                  <w:spacing w:val="-14"/>
                  <w:sz w:val="18"/>
                  <w:szCs w:val="20"/>
                </w:rPr>
                <w:delText>, 서비스 운영 및 개선</w:delText>
              </w:r>
            </w:del>
          </w:p>
        </w:tc>
        <w:tc>
          <w:tcPr>
            <w:tcW w:w="992" w:type="dxa"/>
          </w:tcPr>
          <w:p w14:paraId="0D7C04C0" w14:textId="73BA3CE4" w:rsidR="00FC27D1" w:rsidRPr="00DB16A6" w:rsidDel="00A02D56" w:rsidRDefault="00FC27D1" w:rsidP="00A02D56">
            <w:pPr>
              <w:jc w:val="left"/>
              <w:rPr>
                <w:del w:id="23" w:author="조 미현" w:date="2026-05-11T15:54:00Z"/>
                <w:rFonts w:asciiTheme="majorHAnsi" w:eastAsiaTheme="majorHAnsi" w:hAnsiTheme="majorHAnsi"/>
                <w:spacing w:val="-14"/>
                <w:sz w:val="18"/>
                <w:szCs w:val="20"/>
              </w:rPr>
            </w:pPr>
            <w:del w:id="24" w:author="조 미현" w:date="2026-05-11T15:54:00Z">
              <w:r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필수</w:delText>
              </w:r>
            </w:del>
          </w:p>
        </w:tc>
        <w:tc>
          <w:tcPr>
            <w:tcW w:w="2894" w:type="dxa"/>
          </w:tcPr>
          <w:p w14:paraId="0988471B" w14:textId="4ABEEA24" w:rsidR="00FC27D1" w:rsidRPr="00FC27D1" w:rsidDel="00A02D56" w:rsidRDefault="00FC27D1" w:rsidP="00A02D56">
            <w:pPr>
              <w:jc w:val="left"/>
              <w:rPr>
                <w:del w:id="25" w:author="조 미현" w:date="2026-05-11T15:54:00Z"/>
                <w:rFonts w:asciiTheme="majorHAnsi" w:eastAsiaTheme="majorHAnsi" w:hAnsiTheme="majorHAnsi"/>
                <w:b/>
                <w:bCs/>
                <w:spacing w:val="-14"/>
              </w:rPr>
            </w:pPr>
            <w:del w:id="26" w:author="조 미현" w:date="2026-05-11T15:54:00Z">
              <w:r w:rsidRPr="00FC27D1" w:rsidDel="00A02D56">
                <w:rPr>
                  <w:rFonts w:asciiTheme="majorHAnsi" w:eastAsiaTheme="majorHAnsi" w:hAnsiTheme="majorHAnsi" w:hint="eastAsia"/>
                  <w:b/>
                  <w:bCs/>
                  <w:spacing w:val="-14"/>
                </w:rPr>
                <w:delText>회원</w:delText>
              </w:r>
              <w:r w:rsidRPr="00FC27D1" w:rsidDel="00A02D56">
                <w:rPr>
                  <w:rFonts w:asciiTheme="majorHAnsi" w:eastAsiaTheme="majorHAnsi" w:hAnsiTheme="majorHAnsi"/>
                  <w:b/>
                  <w:bCs/>
                  <w:spacing w:val="-14"/>
                </w:rPr>
                <w:delText xml:space="preserve"> 식별 및 인증, 자격 유지·관리, 고객 상담, 서비스 이용 통계 분석, 품질 개선</w:delText>
              </w:r>
              <w:r w:rsidR="00A70892" w:rsidDel="00A02D56">
                <w:rPr>
                  <w:rFonts w:asciiTheme="majorHAnsi" w:eastAsiaTheme="majorHAnsi" w:hAnsiTheme="majorHAnsi" w:hint="eastAsia"/>
                  <w:b/>
                  <w:bCs/>
                  <w:spacing w:val="-14"/>
                </w:rPr>
                <w:delText xml:space="preserve">, </w:delText>
              </w:r>
              <w:r w:rsidR="00A70892" w:rsidDel="00A02D56">
                <w:rPr>
                  <w:rFonts w:cs="맑은 고딕" w:hint="eastAsia"/>
                  <w:b/>
                  <w:bCs/>
                  <w:spacing w:val="-14"/>
                </w:rPr>
                <w:delText>고지사항 전달,</w:delText>
              </w:r>
              <w:r w:rsidR="00A70892" w:rsidDel="00A02D56">
                <w:rPr>
                  <w:rFonts w:cs="맑은 고딕"/>
                  <w:b/>
                  <w:bCs/>
                  <w:spacing w:val="-14"/>
                </w:rPr>
                <w:delText xml:space="preserve"> </w:delText>
              </w:r>
              <w:r w:rsidR="00A70892" w:rsidDel="00A02D56">
                <w:rPr>
                  <w:rFonts w:cs="맑은 고딕" w:hint="eastAsia"/>
                  <w:b/>
                  <w:bCs/>
                  <w:spacing w:val="-14"/>
                </w:rPr>
                <w:delText>문의 대응,</w:delText>
              </w:r>
              <w:r w:rsidR="00A70892" w:rsidDel="00A02D56">
                <w:rPr>
                  <w:rFonts w:cs="맑은 고딕"/>
                  <w:b/>
                  <w:bCs/>
                  <w:spacing w:val="-14"/>
                </w:rPr>
                <w:delText xml:space="preserve"> </w:delText>
              </w:r>
              <w:r w:rsidR="00A70892" w:rsidDel="00A02D56">
                <w:rPr>
                  <w:rFonts w:cs="맑은 고딕" w:hint="eastAsia"/>
                  <w:b/>
                  <w:bCs/>
                  <w:spacing w:val="-14"/>
                </w:rPr>
                <w:delText>분쟁 처리</w:delText>
              </w:r>
            </w:del>
          </w:p>
        </w:tc>
        <w:tc>
          <w:tcPr>
            <w:tcW w:w="3057" w:type="dxa"/>
          </w:tcPr>
          <w:p w14:paraId="6FC5A3D4" w14:textId="192955E6" w:rsidR="00FC27D1" w:rsidRPr="00FC27D1" w:rsidDel="00A02D56" w:rsidRDefault="00A70892" w:rsidP="00A02D56">
            <w:pPr>
              <w:jc w:val="left"/>
              <w:rPr>
                <w:del w:id="27" w:author="조 미현" w:date="2026-05-11T15:54:00Z"/>
                <w:rFonts w:asciiTheme="majorHAnsi" w:eastAsiaTheme="majorHAnsi" w:hAnsiTheme="majorHAnsi"/>
                <w:spacing w:val="-14"/>
                <w:sz w:val="18"/>
                <w:szCs w:val="20"/>
              </w:rPr>
            </w:pPr>
            <w:del w:id="28" w:author="조 미현" w:date="2026-05-11T15:54:00Z">
              <w:r w:rsidRPr="00092B35" w:rsidDel="00A02D56">
                <w:rPr>
                  <w:rFonts w:eastAsia="Times New Roman"/>
                  <w:spacing w:val="-14"/>
                  <w:sz w:val="18"/>
                  <w:szCs w:val="20"/>
                </w:rPr>
                <w:delText xml:space="preserve">카카오로부터 제공받은 이메일·휴대전화번호, Apple로부터 제공받은 이메일, 닉네임, 응원팀, 암호화된 고객번호, 기기 정보(고유 식별자, OS/앱 버전), </w:delText>
              </w:r>
              <w:r w:rsidRPr="00A70892" w:rsidDel="00A02D56">
                <w:rPr>
                  <w:rFonts w:eastAsia="Times New Roman"/>
                  <w:spacing w:val="-14"/>
                  <w:sz w:val="18"/>
                  <w:szCs w:val="20"/>
                </w:rPr>
                <w:delText xml:space="preserve">접속로그, </w:delText>
              </w:r>
              <w:r w:rsidRPr="00A70892" w:rsidDel="00A02D56">
                <w:rPr>
                  <w:rFonts w:cs="맑은 고딕" w:hint="eastAsia"/>
                  <w:spacing w:val="-14"/>
                  <w:sz w:val="18"/>
                  <w:szCs w:val="20"/>
                </w:rPr>
                <w:delText>앱 푸시 토큰</w:delText>
              </w:r>
            </w:del>
          </w:p>
        </w:tc>
        <w:tc>
          <w:tcPr>
            <w:tcW w:w="2100" w:type="dxa"/>
          </w:tcPr>
          <w:p w14:paraId="4C1C89E9" w14:textId="61D124D4" w:rsidR="00FC27D1" w:rsidRPr="003873C2" w:rsidDel="00A02D56" w:rsidRDefault="00FC27D1" w:rsidP="00A02D56">
            <w:pPr>
              <w:jc w:val="left"/>
              <w:rPr>
                <w:del w:id="29" w:author="조 미현" w:date="2026-05-11T15:54:00Z"/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del w:id="30" w:author="조 미현" w:date="2026-05-11T15:54:00Z"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회원</w:delText>
              </w:r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</w:delText>
              </w:r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탈퇴</w:delText>
              </w:r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</w:delText>
              </w:r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시까지</w:delText>
              </w:r>
            </w:del>
          </w:p>
        </w:tc>
      </w:tr>
      <w:tr w:rsidR="00A70892" w:rsidDel="00A02D56" w14:paraId="1EC754CD" w14:textId="3C14177B" w:rsidTr="00FC27D1">
        <w:trPr>
          <w:del w:id="31" w:author="조 미현" w:date="2026-05-11T15:54:00Z"/>
        </w:trPr>
        <w:tc>
          <w:tcPr>
            <w:tcW w:w="1413" w:type="dxa"/>
          </w:tcPr>
          <w:p w14:paraId="5DCC6A6D" w14:textId="2FDBD0F7" w:rsidR="00A70892" w:rsidRPr="00FC27D1" w:rsidDel="00A02D56" w:rsidRDefault="00A70892" w:rsidP="00A02D56">
            <w:pPr>
              <w:jc w:val="left"/>
              <w:rPr>
                <w:del w:id="32" w:author="조 미현" w:date="2026-05-11T15:54:00Z"/>
                <w:rFonts w:asciiTheme="majorHAnsi" w:eastAsiaTheme="majorHAnsi" w:hAnsiTheme="majorHAnsi"/>
                <w:spacing w:val="-14"/>
                <w:sz w:val="18"/>
                <w:szCs w:val="20"/>
              </w:rPr>
            </w:pPr>
            <w:del w:id="33" w:author="조 미현" w:date="2026-05-11T15:54:00Z">
              <w:r w:rsidRPr="00FC27D1"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승부</w:delText>
              </w:r>
              <w:r w:rsidRPr="00FC27D1" w:rsidDel="00A02D56">
                <w:rPr>
                  <w:rFonts w:asciiTheme="majorHAnsi" w:eastAsiaTheme="majorHAnsi" w:hAnsiTheme="majorHAnsi"/>
                  <w:spacing w:val="-14"/>
                  <w:sz w:val="18"/>
                  <w:szCs w:val="20"/>
                </w:rPr>
                <w:delText xml:space="preserve"> 예측 서비스 제공</w:delText>
              </w:r>
            </w:del>
          </w:p>
        </w:tc>
        <w:tc>
          <w:tcPr>
            <w:tcW w:w="992" w:type="dxa"/>
          </w:tcPr>
          <w:p w14:paraId="061BC9F1" w14:textId="1EEC6AE0" w:rsidR="00A70892" w:rsidDel="00A02D56" w:rsidRDefault="00A70892" w:rsidP="00A02D56">
            <w:pPr>
              <w:jc w:val="left"/>
              <w:rPr>
                <w:del w:id="34" w:author="조 미현" w:date="2026-05-11T15:54:00Z"/>
                <w:rFonts w:asciiTheme="majorHAnsi" w:eastAsiaTheme="majorHAnsi" w:hAnsiTheme="majorHAnsi"/>
                <w:spacing w:val="-14"/>
                <w:sz w:val="18"/>
                <w:szCs w:val="20"/>
              </w:rPr>
            </w:pPr>
            <w:del w:id="35" w:author="조 미현" w:date="2026-05-11T15:54:00Z">
              <w:r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필수</w:delText>
              </w:r>
            </w:del>
          </w:p>
        </w:tc>
        <w:tc>
          <w:tcPr>
            <w:tcW w:w="2894" w:type="dxa"/>
          </w:tcPr>
          <w:p w14:paraId="731EDD11" w14:textId="6ECCD05D" w:rsidR="00A70892" w:rsidRPr="00A70892" w:rsidDel="00A02D56" w:rsidRDefault="00A70892" w:rsidP="00A02D56">
            <w:pPr>
              <w:jc w:val="left"/>
              <w:rPr>
                <w:del w:id="36" w:author="조 미현" w:date="2026-05-11T15:54:00Z"/>
                <w:rFonts w:asciiTheme="majorHAnsi" w:eastAsiaTheme="majorHAnsi" w:hAnsiTheme="majorHAnsi"/>
                <w:b/>
                <w:bCs/>
                <w:spacing w:val="-14"/>
              </w:rPr>
            </w:pPr>
            <w:del w:id="37" w:author="조 미현" w:date="2026-05-11T15:54:00Z">
              <w:r w:rsidRPr="00A70892" w:rsidDel="00A02D56">
                <w:rPr>
                  <w:rFonts w:hint="eastAsia"/>
                  <w:b/>
                  <w:bCs/>
                </w:rPr>
                <w:delText>승부예측</w:delText>
              </w:r>
              <w:r w:rsidRPr="00A70892" w:rsidDel="00A02D56">
                <w:rPr>
                  <w:b/>
                  <w:bCs/>
                </w:rPr>
                <w:delText xml:space="preserve"> 참여 및 결과 관리, 예측 결과에 따른 보상(응모권) 지급, 부정 이용의 방지</w:delText>
              </w:r>
            </w:del>
          </w:p>
        </w:tc>
        <w:tc>
          <w:tcPr>
            <w:tcW w:w="3057" w:type="dxa"/>
          </w:tcPr>
          <w:p w14:paraId="0213D010" w14:textId="42627A71" w:rsidR="00A70892" w:rsidRPr="00FC27D1" w:rsidDel="00A02D56" w:rsidRDefault="00A70892" w:rsidP="00A02D56">
            <w:pPr>
              <w:jc w:val="left"/>
              <w:rPr>
                <w:del w:id="38" w:author="조 미현" w:date="2026-05-11T15:54:00Z"/>
                <w:rFonts w:asciiTheme="majorHAnsi" w:eastAsiaTheme="majorHAnsi" w:hAnsiTheme="majorHAnsi"/>
                <w:spacing w:val="-14"/>
                <w:sz w:val="18"/>
                <w:szCs w:val="20"/>
              </w:rPr>
            </w:pPr>
            <w:del w:id="39" w:author="조 미현" w:date="2026-05-11T15:54:00Z">
              <w:r w:rsidRPr="00C37D41" w:rsidDel="00A02D56">
                <w:delText>암호화된 고객번호, 예측 참여·결과 이력, 방문 이력, 응모권 획득 이력, 응원팀 정보</w:delText>
              </w:r>
            </w:del>
          </w:p>
        </w:tc>
        <w:tc>
          <w:tcPr>
            <w:tcW w:w="2100" w:type="dxa"/>
          </w:tcPr>
          <w:p w14:paraId="4D21A517" w14:textId="5700283A" w:rsidR="00A70892" w:rsidDel="00A02D56" w:rsidRDefault="00A70892" w:rsidP="00A02D56">
            <w:pPr>
              <w:jc w:val="left"/>
              <w:rPr>
                <w:del w:id="40" w:author="조 미현" w:date="2026-05-11T15:54:00Z"/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</w:pPr>
            <w:del w:id="41" w:author="조 미현" w:date="2026-05-11T15:54:00Z">
              <w:r w:rsidRPr="00C37D41" w:rsidDel="00A02D56">
                <w:delText>회원 탈퇴 시까지</w:delText>
              </w:r>
            </w:del>
          </w:p>
        </w:tc>
      </w:tr>
      <w:tr w:rsidR="00A70892" w:rsidDel="00A02D56" w14:paraId="5BF63B1F" w14:textId="2C24FA7F" w:rsidTr="00FC27D1">
        <w:trPr>
          <w:del w:id="42" w:author="조 미현" w:date="2026-05-11T15:54:00Z"/>
        </w:trPr>
        <w:tc>
          <w:tcPr>
            <w:tcW w:w="1413" w:type="dxa"/>
          </w:tcPr>
          <w:p w14:paraId="2ED9F78A" w14:textId="69D59E6D" w:rsidR="00A70892" w:rsidRPr="00FC27D1" w:rsidDel="00A02D56" w:rsidRDefault="00A70892" w:rsidP="00A02D56">
            <w:pPr>
              <w:jc w:val="left"/>
              <w:rPr>
                <w:del w:id="43" w:author="조 미현" w:date="2026-05-11T15:54:00Z"/>
                <w:rFonts w:asciiTheme="majorHAnsi" w:eastAsiaTheme="majorHAnsi" w:hAnsiTheme="majorHAnsi"/>
                <w:spacing w:val="-14"/>
                <w:sz w:val="18"/>
                <w:szCs w:val="20"/>
              </w:rPr>
            </w:pPr>
            <w:del w:id="44" w:author="조 미현" w:date="2026-05-11T15:54:00Z">
              <w:r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응모 서비스 제공</w:delText>
              </w:r>
            </w:del>
          </w:p>
        </w:tc>
        <w:tc>
          <w:tcPr>
            <w:tcW w:w="992" w:type="dxa"/>
          </w:tcPr>
          <w:p w14:paraId="7AFA3063" w14:textId="432BA625" w:rsidR="00A70892" w:rsidDel="00A02D56" w:rsidRDefault="00A70892" w:rsidP="00A02D56">
            <w:pPr>
              <w:jc w:val="left"/>
              <w:rPr>
                <w:del w:id="45" w:author="조 미현" w:date="2026-05-11T15:54:00Z"/>
                <w:rFonts w:asciiTheme="majorHAnsi" w:eastAsiaTheme="majorHAnsi" w:hAnsiTheme="majorHAnsi"/>
                <w:spacing w:val="-14"/>
                <w:sz w:val="18"/>
                <w:szCs w:val="20"/>
              </w:rPr>
            </w:pPr>
            <w:del w:id="46" w:author="조 미현" w:date="2026-05-11T15:54:00Z">
              <w:r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필수</w:delText>
              </w:r>
            </w:del>
          </w:p>
        </w:tc>
        <w:tc>
          <w:tcPr>
            <w:tcW w:w="2894" w:type="dxa"/>
          </w:tcPr>
          <w:p w14:paraId="6B1F3C33" w14:textId="7C91BE84" w:rsidR="00A70892" w:rsidRPr="00FC27D1" w:rsidDel="00A02D56" w:rsidRDefault="00A70892" w:rsidP="00A02D56">
            <w:pPr>
              <w:jc w:val="left"/>
              <w:rPr>
                <w:del w:id="47" w:author="조 미현" w:date="2026-05-11T15:54:00Z"/>
                <w:rFonts w:asciiTheme="majorHAnsi" w:eastAsiaTheme="majorHAnsi" w:hAnsiTheme="majorHAnsi"/>
                <w:b/>
                <w:bCs/>
                <w:spacing w:val="-14"/>
              </w:rPr>
            </w:pPr>
            <w:del w:id="48" w:author="조 미현" w:date="2026-05-11T15:54:00Z">
              <w:r w:rsidRPr="00092B35" w:rsidDel="00A02D56">
                <w:rPr>
                  <w:rFonts w:eastAsia="Times New Roman"/>
                  <w:b/>
                  <w:bCs/>
                  <w:spacing w:val="-14"/>
                </w:rPr>
                <w:delText>응모 참여 및 응모권 사용 처리, 응모 당첨자 선정 및 당첨 확인, 중복 및 부정 당첨자의 제외</w:delText>
              </w:r>
            </w:del>
          </w:p>
        </w:tc>
        <w:tc>
          <w:tcPr>
            <w:tcW w:w="3057" w:type="dxa"/>
          </w:tcPr>
          <w:p w14:paraId="285562A5" w14:textId="7E46CF6D" w:rsidR="00A70892" w:rsidRPr="00FC27D1" w:rsidDel="00A02D56" w:rsidRDefault="00A70892" w:rsidP="00A02D56">
            <w:pPr>
              <w:jc w:val="left"/>
              <w:rPr>
                <w:del w:id="49" w:author="조 미현" w:date="2026-05-11T15:54:00Z"/>
                <w:rFonts w:asciiTheme="majorHAnsi" w:eastAsiaTheme="majorHAnsi" w:hAnsiTheme="majorHAnsi"/>
                <w:spacing w:val="-14"/>
                <w:sz w:val="18"/>
                <w:szCs w:val="20"/>
              </w:rPr>
            </w:pPr>
            <w:del w:id="50" w:author="조 미현" w:date="2026-05-11T15:54:00Z">
              <w:r w:rsidRPr="00092B35" w:rsidDel="00A02D56">
                <w:rPr>
                  <w:rFonts w:eastAsia="Times New Roman"/>
                  <w:spacing w:val="-14"/>
                  <w:sz w:val="18"/>
                  <w:szCs w:val="20"/>
                </w:rPr>
                <w:delText>암호화된 고객번호, 응모 참여 이력(경기 식별키, 경기 정보), 응모권 보유 현황, 사용 이력, 당첨 이력, 중복가입 확인정보(DI)</w:delText>
              </w:r>
              <w:r w:rsidDel="00A02D56">
                <w:rPr>
                  <w:rFonts w:eastAsia="Times New Roman"/>
                  <w:spacing w:val="-14"/>
                  <w:sz w:val="18"/>
                  <w:szCs w:val="20"/>
                </w:rPr>
                <w:delText xml:space="preserve">, </w:delText>
              </w:r>
              <w:r w:rsidDel="00A02D56">
                <w:rPr>
                  <w:rFonts w:cs="맑은 고딕" w:hint="eastAsia"/>
                  <w:spacing w:val="-14"/>
                  <w:sz w:val="18"/>
                  <w:szCs w:val="20"/>
                </w:rPr>
                <w:delText>응원팀</w:delText>
              </w:r>
            </w:del>
          </w:p>
        </w:tc>
        <w:tc>
          <w:tcPr>
            <w:tcW w:w="2100" w:type="dxa"/>
          </w:tcPr>
          <w:p w14:paraId="6EB61FFE" w14:textId="7D908400" w:rsidR="00A70892" w:rsidRPr="00FC27D1" w:rsidDel="00A02D56" w:rsidRDefault="00A70892" w:rsidP="00A02D56">
            <w:pPr>
              <w:jc w:val="left"/>
              <w:rPr>
                <w:del w:id="51" w:author="조 미현" w:date="2026-05-11T15:54:00Z"/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</w:pPr>
            <w:del w:id="52" w:author="조 미현" w:date="2026-05-11T15:54:00Z">
              <w:r w:rsidRPr="00092B35" w:rsidDel="00A02D56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delText>회원</w:delText>
              </w:r>
              <w:r w:rsidRPr="00092B35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</w:delText>
              </w:r>
              <w:r w:rsidRPr="00092B35" w:rsidDel="00A02D56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delText>탈퇴</w:delText>
              </w:r>
              <w:r w:rsidRPr="00092B35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</w:delText>
              </w:r>
              <w:r w:rsidRPr="00092B35" w:rsidDel="00A02D56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delText>시까지</w:delText>
              </w:r>
              <w:r w:rsidRPr="00092B35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`</w:delText>
              </w:r>
            </w:del>
          </w:p>
        </w:tc>
      </w:tr>
      <w:tr w:rsidR="00FC27D1" w:rsidDel="00A02D56" w14:paraId="7E867ABF" w14:textId="7C127134" w:rsidTr="00FC27D1">
        <w:trPr>
          <w:del w:id="53" w:author="조 미현" w:date="2026-05-11T15:54:00Z"/>
        </w:trPr>
        <w:tc>
          <w:tcPr>
            <w:tcW w:w="1413" w:type="dxa"/>
          </w:tcPr>
          <w:p w14:paraId="4E0C392D" w14:textId="21AAB5C7" w:rsidR="00FC27D1" w:rsidDel="00A02D56" w:rsidRDefault="00FC27D1" w:rsidP="00A02D56">
            <w:pPr>
              <w:jc w:val="left"/>
              <w:rPr>
                <w:del w:id="54" w:author="조 미현" w:date="2026-05-11T15:54:00Z"/>
                <w:rFonts w:asciiTheme="majorHAnsi" w:eastAsiaTheme="majorHAnsi" w:hAnsiTheme="majorHAnsi"/>
                <w:spacing w:val="-14"/>
                <w:sz w:val="18"/>
                <w:szCs w:val="20"/>
              </w:rPr>
            </w:pPr>
            <w:del w:id="55" w:author="조 미현" w:date="2026-05-11T15:54:00Z">
              <w:r w:rsidRPr="00FC27D1"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당첨</w:delText>
              </w:r>
              <w:r w:rsidRPr="00FC27D1" w:rsidDel="00A02D56">
                <w:rPr>
                  <w:rFonts w:asciiTheme="majorHAnsi" w:eastAsiaTheme="majorHAnsi" w:hAnsiTheme="majorHAnsi"/>
                  <w:spacing w:val="-14"/>
                  <w:sz w:val="18"/>
                  <w:szCs w:val="20"/>
                </w:rPr>
                <w:delText xml:space="preserve"> 안내 및 티켓 전송</w:delText>
              </w:r>
            </w:del>
          </w:p>
        </w:tc>
        <w:tc>
          <w:tcPr>
            <w:tcW w:w="992" w:type="dxa"/>
          </w:tcPr>
          <w:p w14:paraId="45FA56B4" w14:textId="2D0C4C64" w:rsidR="00FC27D1" w:rsidDel="00A02D56" w:rsidRDefault="00FC27D1" w:rsidP="00A02D56">
            <w:pPr>
              <w:jc w:val="left"/>
              <w:rPr>
                <w:del w:id="56" w:author="조 미현" w:date="2026-05-11T15:54:00Z"/>
                <w:rFonts w:asciiTheme="majorHAnsi" w:eastAsiaTheme="majorHAnsi" w:hAnsiTheme="majorHAnsi"/>
                <w:spacing w:val="-14"/>
                <w:sz w:val="18"/>
                <w:szCs w:val="20"/>
              </w:rPr>
            </w:pPr>
            <w:del w:id="57" w:author="조 미현" w:date="2026-05-11T15:54:00Z">
              <w:r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필수</w:delText>
              </w:r>
            </w:del>
          </w:p>
        </w:tc>
        <w:tc>
          <w:tcPr>
            <w:tcW w:w="2894" w:type="dxa"/>
          </w:tcPr>
          <w:p w14:paraId="2FDD0BB0" w14:textId="4BDB5B8A" w:rsidR="00FC27D1" w:rsidRPr="00FC27D1" w:rsidDel="00A02D56" w:rsidRDefault="00FC27D1" w:rsidP="00A02D56">
            <w:pPr>
              <w:jc w:val="left"/>
              <w:rPr>
                <w:del w:id="58" w:author="조 미현" w:date="2026-05-11T15:54:00Z"/>
                <w:rFonts w:asciiTheme="majorHAnsi" w:eastAsiaTheme="majorHAnsi" w:hAnsiTheme="majorHAnsi"/>
                <w:b/>
                <w:bCs/>
                <w:spacing w:val="-14"/>
              </w:rPr>
            </w:pPr>
            <w:del w:id="59" w:author="조 미현" w:date="2026-05-11T15:54:00Z">
              <w:r w:rsidRPr="00FC27D1" w:rsidDel="00A02D56">
                <w:rPr>
                  <w:rFonts w:asciiTheme="majorHAnsi" w:eastAsiaTheme="majorHAnsi" w:hAnsiTheme="majorHAnsi" w:hint="eastAsia"/>
                  <w:b/>
                  <w:bCs/>
                  <w:spacing w:val="-14"/>
                </w:rPr>
                <w:delText>당첨</w:delText>
              </w:r>
              <w:r w:rsidRPr="00FC27D1" w:rsidDel="00A02D56">
                <w:rPr>
                  <w:rFonts w:asciiTheme="majorHAnsi" w:eastAsiaTheme="majorHAnsi" w:hAnsiTheme="majorHAnsi"/>
                  <w:b/>
                  <w:bCs/>
                  <w:spacing w:val="-14"/>
                </w:rPr>
                <w:delText xml:space="preserve"> 처리 및 결과 안내, 지갑 서비스 제공, 당첨자 티켓 전송 및 이용 이력 확인</w:delText>
              </w:r>
            </w:del>
          </w:p>
        </w:tc>
        <w:tc>
          <w:tcPr>
            <w:tcW w:w="3057" w:type="dxa"/>
          </w:tcPr>
          <w:p w14:paraId="4E161FAD" w14:textId="3953945A" w:rsidR="00FC27D1" w:rsidRPr="00FC27D1" w:rsidDel="00A02D56" w:rsidRDefault="0086628B" w:rsidP="00A02D56">
            <w:pPr>
              <w:jc w:val="left"/>
              <w:rPr>
                <w:del w:id="60" w:author="조 미현" w:date="2026-05-11T15:54:00Z"/>
                <w:rFonts w:asciiTheme="majorHAnsi" w:eastAsiaTheme="majorHAnsi" w:hAnsiTheme="majorHAnsi"/>
                <w:spacing w:val="-14"/>
                <w:sz w:val="18"/>
                <w:szCs w:val="20"/>
              </w:rPr>
            </w:pPr>
            <w:del w:id="61" w:author="조 미현" w:date="2026-05-11T15:54:00Z">
              <w:r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암호화된 고객번호,</w:delText>
              </w:r>
              <w:r w:rsidDel="00A02D56">
                <w:rPr>
                  <w:rFonts w:asciiTheme="majorHAnsi" w:eastAsiaTheme="majorHAnsi" w:hAnsiTheme="majorHAnsi"/>
                  <w:spacing w:val="-14"/>
                  <w:sz w:val="18"/>
                  <w:szCs w:val="20"/>
                </w:rPr>
                <w:delText xml:space="preserve"> </w:delText>
              </w:r>
              <w:r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휴대전화번호,</w:delText>
              </w:r>
              <w:r w:rsidDel="00A02D56">
                <w:rPr>
                  <w:rFonts w:asciiTheme="majorHAnsi" w:eastAsiaTheme="majorHAnsi" w:hAnsiTheme="majorHAnsi"/>
                  <w:spacing w:val="-14"/>
                  <w:sz w:val="18"/>
                  <w:szCs w:val="20"/>
                </w:rPr>
                <w:delText xml:space="preserve"> </w:delText>
              </w:r>
              <w:r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중복가입 확인정보(</w:delText>
              </w:r>
              <w:r w:rsidDel="00A02D56">
                <w:rPr>
                  <w:rFonts w:asciiTheme="majorHAnsi" w:eastAsiaTheme="majorHAnsi" w:hAnsiTheme="majorHAnsi"/>
                  <w:spacing w:val="-14"/>
                  <w:sz w:val="18"/>
                  <w:szCs w:val="20"/>
                </w:rPr>
                <w:delText>DI)</w:delText>
              </w:r>
              <w:r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 xml:space="preserve"> </w:delText>
              </w:r>
              <w:r w:rsidR="00FC27D1" w:rsidRPr="00FC27D1"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당첨</w:delText>
              </w:r>
              <w:r w:rsidR="00FC27D1" w:rsidRPr="00FC27D1" w:rsidDel="00A02D56">
                <w:rPr>
                  <w:rFonts w:asciiTheme="majorHAnsi" w:eastAsiaTheme="majorHAnsi" w:hAnsiTheme="majorHAnsi"/>
                  <w:spacing w:val="-14"/>
                  <w:sz w:val="18"/>
                  <w:szCs w:val="20"/>
                </w:rPr>
                <w:delText xml:space="preserve"> 이력, 지갑 주소, 티켓 보유·지급 이력</w:delText>
              </w:r>
            </w:del>
          </w:p>
        </w:tc>
        <w:tc>
          <w:tcPr>
            <w:tcW w:w="2100" w:type="dxa"/>
          </w:tcPr>
          <w:p w14:paraId="41CA074A" w14:textId="566F04A7" w:rsidR="00FC27D1" w:rsidDel="00A02D56" w:rsidRDefault="00FC27D1" w:rsidP="00A02D56">
            <w:pPr>
              <w:jc w:val="left"/>
              <w:rPr>
                <w:del w:id="62" w:author="조 미현" w:date="2026-05-11T15:54:00Z"/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</w:pPr>
            <w:del w:id="63" w:author="조 미현" w:date="2026-05-11T15:54:00Z">
              <w:r w:rsidRPr="00FC27D1" w:rsidDel="00A02D56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delText>티켓</w:delText>
              </w:r>
              <w:r w:rsidRPr="00FC27D1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</w:delText>
              </w:r>
              <w:r w:rsidRPr="00FC27D1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지급</w:delText>
              </w:r>
              <w:r w:rsidRPr="00FC27D1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</w:delText>
              </w:r>
              <w:r w:rsidRPr="00FC27D1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및</w:delText>
              </w:r>
              <w:r w:rsidRPr="00FC27D1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</w:delText>
              </w:r>
              <w:r w:rsidRPr="00FC27D1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서비스</w:delText>
              </w:r>
              <w:r w:rsidRPr="00FC27D1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</w:delText>
              </w:r>
              <w:r w:rsidRPr="00FC27D1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제공</w:delText>
              </w:r>
              <w:r w:rsidRPr="00FC27D1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</w:delText>
              </w:r>
              <w:r w:rsidRPr="00FC27D1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완료</w:delText>
              </w:r>
              <w:r w:rsidRPr="00FC27D1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</w:delText>
              </w:r>
              <w:r w:rsidRPr="00FC27D1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후</w:delText>
              </w:r>
              <w:r w:rsidRPr="00FC27D1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5</w:delText>
              </w:r>
              <w:r w:rsidRPr="00FC27D1"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년</w:delText>
              </w:r>
            </w:del>
          </w:p>
        </w:tc>
      </w:tr>
      <w:tr w:rsidR="001461C8" w:rsidDel="00A02D56" w14:paraId="09AE6382" w14:textId="587D3B77" w:rsidTr="00FC27D1">
        <w:trPr>
          <w:ins w:id="64" w:author="CSH" w:date="2026-05-06T17:04:00Z"/>
          <w:del w:id="65" w:author="조 미현" w:date="2026-05-11T15:54:00Z"/>
        </w:trPr>
        <w:tc>
          <w:tcPr>
            <w:tcW w:w="1413" w:type="dxa"/>
          </w:tcPr>
          <w:p w14:paraId="04BF9D2E" w14:textId="6A8DBF5D" w:rsidR="001461C8" w:rsidDel="00A02D56" w:rsidRDefault="001461C8" w:rsidP="00A02D56">
            <w:pPr>
              <w:jc w:val="left"/>
              <w:rPr>
                <w:ins w:id="66" w:author="CSH" w:date="2026-05-06T17:04:00Z"/>
                <w:del w:id="67" w:author="조 미현" w:date="2026-05-11T15:54:00Z"/>
                <w:rFonts w:cs="맑은 고딕"/>
                <w:spacing w:val="-14"/>
                <w:sz w:val="18"/>
                <w:szCs w:val="20"/>
              </w:rPr>
            </w:pPr>
            <w:commentRangeStart w:id="68"/>
            <w:ins w:id="69" w:author="CSH" w:date="2026-05-06T17:04:00Z">
              <w:del w:id="70" w:author="조 미현" w:date="2026-05-11T15:54:00Z">
                <w:r w:rsidDel="00A02D56">
                  <w:rPr>
                    <w:rFonts w:cs="맑은 고딕" w:hint="eastAsia"/>
                    <w:spacing w:val="-14"/>
                    <w:sz w:val="18"/>
                    <w:szCs w:val="20"/>
                  </w:rPr>
                  <w:delText>보상 지급 및 수령</w:delText>
                </w:r>
                <w:commentRangeEnd w:id="68"/>
                <w:r w:rsidDel="00A02D56">
                  <w:rPr>
                    <w:rStyle w:val="a6"/>
                    <w:rFonts w:cs="맑은 고딕"/>
                    <w:spacing w:val="-14"/>
                    <w:szCs w:val="20"/>
                  </w:rPr>
                  <w:commentReference w:id="68"/>
                </w:r>
              </w:del>
            </w:ins>
          </w:p>
        </w:tc>
        <w:tc>
          <w:tcPr>
            <w:tcW w:w="992" w:type="dxa"/>
          </w:tcPr>
          <w:p w14:paraId="45FD9FB0" w14:textId="5AF34D24" w:rsidR="001461C8" w:rsidDel="00A02D56" w:rsidRDefault="001461C8" w:rsidP="00A02D56">
            <w:pPr>
              <w:jc w:val="left"/>
              <w:rPr>
                <w:ins w:id="71" w:author="CSH" w:date="2026-05-06T17:04:00Z"/>
                <w:del w:id="72" w:author="조 미현" w:date="2026-05-11T15:54:00Z"/>
                <w:rFonts w:cs="맑은 고딕"/>
                <w:spacing w:val="-14"/>
                <w:sz w:val="18"/>
                <w:szCs w:val="20"/>
              </w:rPr>
            </w:pPr>
            <w:ins w:id="73" w:author="CSH" w:date="2026-05-06T17:04:00Z">
              <w:del w:id="74" w:author="조 미현" w:date="2026-05-11T15:54:00Z">
                <w:r w:rsidDel="00A02D56">
                  <w:rPr>
                    <w:rFonts w:cs="맑은 고딕" w:hint="eastAsia"/>
                    <w:spacing w:val="-14"/>
                    <w:sz w:val="18"/>
                    <w:szCs w:val="20"/>
                  </w:rPr>
                  <w:delText>필수</w:delText>
                </w:r>
              </w:del>
            </w:ins>
          </w:p>
        </w:tc>
        <w:tc>
          <w:tcPr>
            <w:tcW w:w="2894" w:type="dxa"/>
          </w:tcPr>
          <w:p w14:paraId="2DE402B3" w14:textId="42E34FAB" w:rsidR="001461C8" w:rsidDel="00A02D56" w:rsidRDefault="001461C8" w:rsidP="00A02D56">
            <w:pPr>
              <w:jc w:val="left"/>
              <w:rPr>
                <w:ins w:id="75" w:author="CSH" w:date="2026-05-06T17:04:00Z"/>
                <w:del w:id="76" w:author="조 미현" w:date="2026-05-11T15:54:00Z"/>
                <w:rFonts w:cs="맑은 고딕"/>
                <w:b/>
                <w:bCs/>
                <w:spacing w:val="-14"/>
              </w:rPr>
            </w:pPr>
            <w:ins w:id="77" w:author="CSH" w:date="2026-05-06T17:04:00Z">
              <w:del w:id="78" w:author="조 미현" w:date="2026-05-11T15:54:00Z">
                <w:r w:rsidDel="00A02D56">
                  <w:rPr>
                    <w:rFonts w:cs="맑은 고딕" w:hint="eastAsia"/>
                    <w:b/>
                    <w:bCs/>
                    <w:spacing w:val="-14"/>
                  </w:rPr>
                  <w:delText>서비스 이용 및 이벤트에 따른 보상 지급 대상 확인 및 수령 시의 중복 및 부정 이용의 방지</w:delText>
                </w:r>
              </w:del>
            </w:ins>
          </w:p>
        </w:tc>
        <w:tc>
          <w:tcPr>
            <w:tcW w:w="3057" w:type="dxa"/>
          </w:tcPr>
          <w:p w14:paraId="1F4845C0" w14:textId="25743B0C" w:rsidR="001461C8" w:rsidDel="00A02D56" w:rsidRDefault="001461C8" w:rsidP="00A02D56">
            <w:pPr>
              <w:jc w:val="left"/>
              <w:rPr>
                <w:ins w:id="79" w:author="CSH" w:date="2026-05-06T17:04:00Z"/>
                <w:del w:id="80" w:author="조 미현" w:date="2026-05-11T15:54:00Z"/>
                <w:rFonts w:cs="맑은 고딕"/>
                <w:spacing w:val="-14"/>
                <w:sz w:val="18"/>
                <w:szCs w:val="20"/>
              </w:rPr>
            </w:pPr>
            <w:ins w:id="81" w:author="CSH" w:date="2026-05-06T17:04:00Z">
              <w:del w:id="82" w:author="조 미현" w:date="2026-05-11T15:54:00Z">
                <w:r w:rsidDel="00A02D56">
                  <w:rPr>
                    <w:rFonts w:cs="맑은 고딕" w:hint="eastAsia"/>
                    <w:spacing w:val="-14"/>
                    <w:sz w:val="18"/>
                    <w:szCs w:val="20"/>
                  </w:rPr>
                  <w:delText>카카오로부터 제공받은 이메일·휴대전화번호,</w:delText>
                </w:r>
                <w:r w:rsidDel="00A02D56">
                  <w:rPr>
                    <w:rFonts w:cs="맑은 고딕"/>
                    <w:spacing w:val="-14"/>
                    <w:sz w:val="18"/>
                    <w:szCs w:val="20"/>
                  </w:rPr>
                  <w:delText xml:space="preserve"> Apple</w:delText>
                </w:r>
                <w:r w:rsidDel="00A02D56">
                  <w:rPr>
                    <w:rFonts w:cs="맑은 고딕" w:hint="eastAsia"/>
                    <w:spacing w:val="-14"/>
                    <w:sz w:val="18"/>
                    <w:szCs w:val="20"/>
                  </w:rPr>
                  <w:delText>로부터 제공받은 이메일,</w:delText>
                </w:r>
                <w:r w:rsidDel="00A02D56">
                  <w:rPr>
                    <w:rFonts w:cs="맑은 고딕"/>
                    <w:spacing w:val="-14"/>
                    <w:sz w:val="18"/>
                    <w:szCs w:val="20"/>
                  </w:rPr>
                  <w:delText xml:space="preserve"> </w:delText>
                </w:r>
                <w:r w:rsidDel="00A02D56">
                  <w:rPr>
                    <w:rFonts w:cs="맑은 고딕" w:hint="eastAsia"/>
                    <w:spacing w:val="-14"/>
                    <w:sz w:val="18"/>
                    <w:szCs w:val="20"/>
                  </w:rPr>
                  <w:delText>암호화된 고객번호</w:delText>
                </w:r>
              </w:del>
            </w:ins>
          </w:p>
        </w:tc>
        <w:tc>
          <w:tcPr>
            <w:tcW w:w="2100" w:type="dxa"/>
          </w:tcPr>
          <w:p w14:paraId="32A89D7C" w14:textId="770A12B9" w:rsidR="001461C8" w:rsidDel="00A02D56" w:rsidRDefault="001461C8" w:rsidP="00A02D56">
            <w:pPr>
              <w:jc w:val="left"/>
              <w:rPr>
                <w:ins w:id="83" w:author="CSH" w:date="2026-05-06T17:04:00Z"/>
                <w:del w:id="84" w:author="조 미현" w:date="2026-05-11T15:54:00Z"/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</w:pPr>
            <w:ins w:id="85" w:author="CSH" w:date="2026-05-06T17:04:00Z">
              <w:del w:id="86" w:author="조 미현" w:date="2026-05-11T15:54:00Z">
                <w:r w:rsidDel="00A02D56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  <w:delText>회원</w:delText>
                </w:r>
                <w:r w:rsidDel="00A02D56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  <w:delText xml:space="preserve"> </w:delText>
                </w:r>
                <w:r w:rsidDel="00A02D56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  <w:delText>탈퇴</w:delText>
                </w:r>
                <w:r w:rsidDel="00A02D56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  <w:delText xml:space="preserve"> </w:delText>
                </w:r>
                <w:r w:rsidDel="00A02D56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  <w:delText>시까지</w:delText>
                </w:r>
                <w:r w:rsidDel="00A02D56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  <w:delText xml:space="preserve"> </w:delText>
                </w:r>
                <w:r w:rsidDel="00A02D56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  <w:delText>또는</w:delText>
                </w:r>
                <w:r w:rsidDel="00A02D56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  <w:delText xml:space="preserve"> </w:delText>
                </w:r>
                <w:r w:rsidDel="00A02D56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  <w:delText>관련</w:delText>
                </w:r>
                <w:r w:rsidDel="00A02D56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  <w:delText xml:space="preserve"> </w:delText>
                </w:r>
                <w:r w:rsidDel="00A02D56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  <w:delText>법령에</w:delText>
                </w:r>
                <w:r w:rsidDel="00A02D56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  <w:delText xml:space="preserve"> </w:delText>
                </w:r>
                <w:r w:rsidDel="00A02D56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  <w:delText>의한</w:delText>
                </w:r>
                <w:r w:rsidDel="00A02D56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  <w:delText xml:space="preserve"> </w:delText>
                </w:r>
                <w:r w:rsidDel="00A02D56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  <w:delText>보관기간까지</w:delText>
                </w:r>
              </w:del>
            </w:ins>
          </w:p>
        </w:tc>
      </w:tr>
      <w:tr w:rsidR="001461C8" w:rsidDel="00A02D56" w14:paraId="7F3EFB14" w14:textId="0878E9CD" w:rsidTr="00FC27D1">
        <w:trPr>
          <w:del w:id="87" w:author="조 미현" w:date="2026-05-11T15:54:00Z"/>
        </w:trPr>
        <w:tc>
          <w:tcPr>
            <w:tcW w:w="1413" w:type="dxa"/>
          </w:tcPr>
          <w:p w14:paraId="6D44121F" w14:textId="575F3299" w:rsidR="001461C8" w:rsidDel="00A02D56" w:rsidRDefault="001461C8" w:rsidP="00A02D56">
            <w:pPr>
              <w:jc w:val="left"/>
              <w:rPr>
                <w:del w:id="88" w:author="조 미현" w:date="2026-05-11T15:54:00Z"/>
                <w:rFonts w:cs="맑은 고딕"/>
                <w:spacing w:val="-14"/>
                <w:sz w:val="18"/>
                <w:szCs w:val="20"/>
              </w:rPr>
            </w:pPr>
            <w:del w:id="89" w:author="조 미현" w:date="2026-05-11T15:54:00Z">
              <w:r w:rsidRPr="003B69F6" w:rsidDel="00A02D56">
                <w:rPr>
                  <w:rFonts w:asciiTheme="majorHAnsi" w:eastAsiaTheme="majorHAnsi" w:hAnsiTheme="majorHAnsi"/>
                  <w:spacing w:val="-14"/>
                  <w:sz w:val="18"/>
                  <w:szCs w:val="20"/>
                </w:rPr>
                <w:delText>본인 인증</w:delText>
              </w:r>
            </w:del>
          </w:p>
        </w:tc>
        <w:tc>
          <w:tcPr>
            <w:tcW w:w="992" w:type="dxa"/>
          </w:tcPr>
          <w:p w14:paraId="67783010" w14:textId="7A2506C6" w:rsidR="001461C8" w:rsidDel="00A02D56" w:rsidRDefault="001461C8" w:rsidP="00A02D56">
            <w:pPr>
              <w:jc w:val="left"/>
              <w:rPr>
                <w:del w:id="90" w:author="조 미현" w:date="2026-05-11T15:54:00Z"/>
                <w:rFonts w:cs="맑은 고딕"/>
                <w:spacing w:val="-14"/>
                <w:sz w:val="18"/>
                <w:szCs w:val="20"/>
              </w:rPr>
            </w:pPr>
            <w:del w:id="91" w:author="조 미현" w:date="2026-05-11T15:54:00Z">
              <w:r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필수</w:delText>
              </w:r>
            </w:del>
          </w:p>
        </w:tc>
        <w:tc>
          <w:tcPr>
            <w:tcW w:w="2894" w:type="dxa"/>
          </w:tcPr>
          <w:p w14:paraId="08D8B8F2" w14:textId="7981C90C" w:rsidR="001461C8" w:rsidDel="00A02D56" w:rsidRDefault="001461C8" w:rsidP="00A02D56">
            <w:pPr>
              <w:jc w:val="left"/>
              <w:rPr>
                <w:del w:id="92" w:author="조 미현" w:date="2026-05-11T15:54:00Z"/>
                <w:rFonts w:cs="맑은 고딕"/>
                <w:b/>
                <w:bCs/>
                <w:spacing w:val="-14"/>
              </w:rPr>
            </w:pPr>
            <w:del w:id="93" w:author="조 미현" w:date="2026-05-11T15:54:00Z">
              <w:r w:rsidDel="00A02D56">
                <w:rPr>
                  <w:rFonts w:asciiTheme="majorHAnsi" w:eastAsiaTheme="majorHAnsi" w:hAnsiTheme="majorHAnsi" w:hint="eastAsia"/>
                  <w:b/>
                  <w:bCs/>
                  <w:spacing w:val="-14"/>
                </w:rPr>
                <w:delText xml:space="preserve">서비스 이용을 위한 </w:delText>
              </w:r>
              <w:r w:rsidRPr="003B69F6" w:rsidDel="00A02D56">
                <w:rPr>
                  <w:rFonts w:asciiTheme="majorHAnsi" w:eastAsiaTheme="majorHAnsi" w:hAnsiTheme="majorHAnsi"/>
                  <w:b/>
                  <w:bCs/>
                  <w:spacing w:val="-14"/>
                </w:rPr>
                <w:delText>본인 확인</w:delText>
              </w:r>
            </w:del>
          </w:p>
        </w:tc>
        <w:tc>
          <w:tcPr>
            <w:tcW w:w="3057" w:type="dxa"/>
          </w:tcPr>
          <w:p w14:paraId="7D3BDB4D" w14:textId="030AB997" w:rsidR="001461C8" w:rsidDel="00A02D56" w:rsidRDefault="001461C8" w:rsidP="00A02D56">
            <w:pPr>
              <w:jc w:val="left"/>
              <w:rPr>
                <w:del w:id="94" w:author="조 미현" w:date="2026-05-11T15:54:00Z"/>
                <w:rFonts w:cs="맑은 고딕"/>
                <w:spacing w:val="-14"/>
                <w:sz w:val="18"/>
                <w:szCs w:val="20"/>
              </w:rPr>
            </w:pPr>
            <w:del w:id="95" w:author="조 미현" w:date="2026-05-11T15:54:00Z">
              <w:r w:rsidRPr="003B69F6"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성명</w:delText>
              </w:r>
              <w:r w:rsidRPr="003B69F6" w:rsidDel="00A02D56">
                <w:rPr>
                  <w:rFonts w:asciiTheme="majorHAnsi" w:eastAsiaTheme="majorHAnsi" w:hAnsiTheme="majorHAnsi"/>
                  <w:spacing w:val="-14"/>
                  <w:sz w:val="18"/>
                  <w:szCs w:val="20"/>
                </w:rPr>
                <w:delText>, 생년월일, 성별, 휴대전화번호, 연계정보(CI)</w:delText>
              </w:r>
              <w:r w:rsidDel="00A02D56">
                <w:rPr>
                  <w:rFonts w:asciiTheme="majorHAnsi" w:eastAsiaTheme="majorHAnsi" w:hAnsiTheme="majorHAnsi"/>
                  <w:spacing w:val="-14"/>
                  <w:sz w:val="18"/>
                  <w:szCs w:val="20"/>
                </w:rPr>
                <w:delText xml:space="preserve">, </w:delText>
              </w:r>
              <w:r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중복가입 확인정보(</w:delText>
              </w:r>
              <w:r w:rsidDel="00A02D56">
                <w:rPr>
                  <w:rFonts w:asciiTheme="majorHAnsi" w:eastAsiaTheme="majorHAnsi" w:hAnsiTheme="majorHAnsi"/>
                  <w:spacing w:val="-14"/>
                  <w:sz w:val="18"/>
                  <w:szCs w:val="20"/>
                </w:rPr>
                <w:delText>DI)</w:delText>
              </w:r>
            </w:del>
          </w:p>
        </w:tc>
        <w:tc>
          <w:tcPr>
            <w:tcW w:w="2100" w:type="dxa"/>
          </w:tcPr>
          <w:p w14:paraId="7C590C6F" w14:textId="4D7E7C71" w:rsidR="001461C8" w:rsidDel="00A02D56" w:rsidRDefault="001461C8" w:rsidP="00A02D56">
            <w:pPr>
              <w:jc w:val="left"/>
              <w:rPr>
                <w:del w:id="96" w:author="조 미현" w:date="2026-05-11T15:54:00Z"/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</w:pPr>
            <w:del w:id="97" w:author="조 미현" w:date="2026-05-11T15:54:00Z"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회원</w:delText>
              </w:r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</w:delText>
              </w:r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탈퇴</w:delText>
              </w:r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</w:delText>
              </w:r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시까지</w:delText>
              </w:r>
            </w:del>
          </w:p>
        </w:tc>
      </w:tr>
    </w:tbl>
    <w:p w14:paraId="3FAB5216" w14:textId="03357B7D" w:rsidR="00330494" w:rsidDel="00A02D56" w:rsidRDefault="00330494" w:rsidP="00A02D56">
      <w:pPr>
        <w:jc w:val="left"/>
        <w:rPr>
          <w:del w:id="98" w:author="조 미현" w:date="2026-05-11T15:55:00Z"/>
          <w:rFonts w:asciiTheme="majorHAnsi" w:eastAsiaTheme="majorHAnsi" w:hAnsiTheme="majorHAnsi"/>
          <w:b/>
          <w:bCs/>
          <w:spacing w:val="-14"/>
          <w:sz w:val="18"/>
          <w:szCs w:val="20"/>
        </w:rPr>
      </w:pPr>
    </w:p>
    <w:p w14:paraId="398F531D" w14:textId="6F6E2804" w:rsidR="00330494" w:rsidDel="00A02D56" w:rsidRDefault="00FC27D1" w:rsidP="00A02D56">
      <w:pPr>
        <w:jc w:val="left"/>
        <w:rPr>
          <w:del w:id="99" w:author="조 미현" w:date="2026-05-11T15:55:00Z"/>
          <w:rFonts w:asciiTheme="majorHAnsi" w:eastAsiaTheme="majorHAnsi" w:hAnsiTheme="majorHAnsi"/>
          <w:spacing w:val="-14"/>
          <w:sz w:val="18"/>
          <w:szCs w:val="20"/>
        </w:rPr>
      </w:pPr>
      <w:del w:id="100" w:author="조 미현" w:date="2026-05-11T15:55:00Z">
        <w:r w:rsidRPr="00FC27D1" w:rsidDel="00A02D56">
          <w:rPr>
            <w:rFonts w:asciiTheme="majorHAnsi" w:eastAsiaTheme="majorHAnsi" w:hAnsiTheme="majorHAnsi" w:hint="eastAsia"/>
            <w:b/>
            <w:bCs/>
            <w:spacing w:val="-14"/>
            <w:sz w:val="18"/>
            <w:szCs w:val="20"/>
          </w:rPr>
          <w:delText>나</w:delText>
        </w:r>
        <w:r w:rsidRPr="00FC27D1" w:rsidDel="00A02D56">
          <w:rPr>
            <w:rFonts w:asciiTheme="majorHAnsi" w:eastAsiaTheme="majorHAnsi" w:hAnsiTheme="majorHAnsi"/>
            <w:b/>
            <w:bCs/>
            <w:spacing w:val="-14"/>
            <w:sz w:val="18"/>
            <w:szCs w:val="20"/>
          </w:rPr>
          <w:delText>. 처리자의 정당한 이익 (「개인정보 보호법」 제15조제1항제6호)</w:delText>
        </w:r>
        <w:r w:rsidRPr="00FC27D1" w:rsidDel="00A02D56">
          <w:rPr>
            <w:rFonts w:asciiTheme="majorHAnsi" w:eastAsiaTheme="majorHAnsi" w:hAnsiTheme="majorHAnsi"/>
            <w:spacing w:val="-14"/>
            <w:sz w:val="18"/>
            <w:szCs w:val="20"/>
          </w:rPr>
          <w:br/>
          <w:delText>회사는 안정적인 서비스 제공 등 명백히 정당한 이익을 달성하기 위해 다음의 개인정보를 동의 없이 처리합니다.</w:delText>
        </w:r>
      </w:del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2894"/>
        <w:gridCol w:w="3057"/>
        <w:gridCol w:w="2100"/>
      </w:tblGrid>
      <w:tr w:rsidR="00FC27D1" w:rsidDel="00A02D56" w14:paraId="0DB56FD7" w14:textId="1E813E3E" w:rsidTr="009A69D7">
        <w:trPr>
          <w:del w:id="101" w:author="조 미현" w:date="2026-05-11T15:55:00Z"/>
        </w:trPr>
        <w:tc>
          <w:tcPr>
            <w:tcW w:w="1413" w:type="dxa"/>
            <w:shd w:val="clear" w:color="auto" w:fill="D9D9D9" w:themeFill="background1" w:themeFillShade="D9"/>
          </w:tcPr>
          <w:p w14:paraId="6E5E7F6B" w14:textId="1AD532BF" w:rsidR="00FC27D1" w:rsidDel="00A02D56" w:rsidRDefault="00FC27D1" w:rsidP="00A02D56">
            <w:pPr>
              <w:jc w:val="left"/>
              <w:rPr>
                <w:del w:id="102" w:author="조 미현" w:date="2026-05-11T15:55:00Z"/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del w:id="103" w:author="조 미현" w:date="2026-05-11T15:55:00Z">
              <w:r w:rsidDel="00A02D56">
                <w:rPr>
                  <w:rFonts w:asciiTheme="majorHAnsi" w:eastAsiaTheme="majorHAnsi" w:hAnsiTheme="majorHAnsi" w:hint="eastAsia"/>
                  <w:b/>
                  <w:bCs/>
                  <w:spacing w:val="-14"/>
                  <w:sz w:val="18"/>
                  <w:szCs w:val="20"/>
                </w:rPr>
                <w:delText>구분</w:delText>
              </w:r>
            </w:del>
          </w:p>
        </w:tc>
        <w:tc>
          <w:tcPr>
            <w:tcW w:w="992" w:type="dxa"/>
            <w:shd w:val="clear" w:color="auto" w:fill="D9D9D9" w:themeFill="background1" w:themeFillShade="D9"/>
          </w:tcPr>
          <w:p w14:paraId="3A4B1718" w14:textId="2A1647AD" w:rsidR="00FC27D1" w:rsidDel="00A02D56" w:rsidRDefault="00FC27D1" w:rsidP="00A02D56">
            <w:pPr>
              <w:jc w:val="left"/>
              <w:rPr>
                <w:del w:id="104" w:author="조 미현" w:date="2026-05-11T15:55:00Z"/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del w:id="105" w:author="조 미현" w:date="2026-05-11T15:55:00Z">
              <w:r w:rsidDel="00A02D56">
                <w:rPr>
                  <w:rFonts w:asciiTheme="majorHAnsi" w:eastAsiaTheme="majorHAnsi" w:hAnsiTheme="majorHAnsi" w:hint="eastAsia"/>
                  <w:b/>
                  <w:bCs/>
                  <w:spacing w:val="-14"/>
                  <w:sz w:val="18"/>
                  <w:szCs w:val="20"/>
                </w:rPr>
                <w:delText>필수/선택</w:delText>
              </w:r>
            </w:del>
          </w:p>
        </w:tc>
        <w:tc>
          <w:tcPr>
            <w:tcW w:w="2894" w:type="dxa"/>
            <w:shd w:val="clear" w:color="auto" w:fill="D9D9D9" w:themeFill="background1" w:themeFillShade="D9"/>
          </w:tcPr>
          <w:p w14:paraId="6DC1CADC" w14:textId="7E978D24" w:rsidR="00FC27D1" w:rsidDel="00A02D56" w:rsidRDefault="00FC27D1" w:rsidP="00A02D56">
            <w:pPr>
              <w:jc w:val="left"/>
              <w:rPr>
                <w:del w:id="106" w:author="조 미현" w:date="2026-05-11T15:55:00Z"/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del w:id="107" w:author="조 미현" w:date="2026-05-11T15:55:00Z">
              <w:r w:rsidDel="00A02D56">
                <w:rPr>
                  <w:rFonts w:asciiTheme="majorHAnsi" w:eastAsiaTheme="majorHAnsi" w:hAnsiTheme="majorHAnsi" w:hint="eastAsia"/>
                  <w:b/>
                  <w:bCs/>
                  <w:spacing w:val="-14"/>
                  <w:sz w:val="18"/>
                  <w:szCs w:val="20"/>
                </w:rPr>
                <w:delText>수집 · 이용 목적</w:delText>
              </w:r>
            </w:del>
          </w:p>
        </w:tc>
        <w:tc>
          <w:tcPr>
            <w:tcW w:w="3057" w:type="dxa"/>
            <w:shd w:val="clear" w:color="auto" w:fill="D9D9D9" w:themeFill="background1" w:themeFillShade="D9"/>
          </w:tcPr>
          <w:p w14:paraId="3E903D47" w14:textId="1D2EEF18" w:rsidR="00FC27D1" w:rsidDel="00A02D56" w:rsidRDefault="00FC27D1" w:rsidP="00A02D56">
            <w:pPr>
              <w:jc w:val="left"/>
              <w:rPr>
                <w:del w:id="108" w:author="조 미현" w:date="2026-05-11T15:55:00Z"/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del w:id="109" w:author="조 미현" w:date="2026-05-11T15:55:00Z">
              <w:r w:rsidDel="00A02D56">
                <w:rPr>
                  <w:rFonts w:asciiTheme="majorHAnsi" w:eastAsiaTheme="majorHAnsi" w:hAnsiTheme="majorHAnsi" w:hint="eastAsia"/>
                  <w:b/>
                  <w:bCs/>
                  <w:spacing w:val="-14"/>
                  <w:sz w:val="18"/>
                  <w:szCs w:val="20"/>
                </w:rPr>
                <w:delText>수집 · 이용 항목</w:delText>
              </w:r>
            </w:del>
          </w:p>
        </w:tc>
        <w:tc>
          <w:tcPr>
            <w:tcW w:w="2100" w:type="dxa"/>
            <w:shd w:val="clear" w:color="auto" w:fill="D9D9D9" w:themeFill="background1" w:themeFillShade="D9"/>
          </w:tcPr>
          <w:p w14:paraId="3E8BA13D" w14:textId="0FC1F283" w:rsidR="00FC27D1" w:rsidDel="00A02D56" w:rsidRDefault="00FC27D1" w:rsidP="00A02D56">
            <w:pPr>
              <w:jc w:val="left"/>
              <w:rPr>
                <w:del w:id="110" w:author="조 미현" w:date="2026-05-11T15:55:00Z"/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del w:id="111" w:author="조 미현" w:date="2026-05-11T15:55:00Z">
              <w:r w:rsidDel="00A02D56">
                <w:rPr>
                  <w:rFonts w:asciiTheme="majorHAnsi" w:eastAsiaTheme="majorHAnsi" w:hAnsiTheme="majorHAnsi" w:hint="eastAsia"/>
                  <w:b/>
                  <w:bCs/>
                  <w:spacing w:val="-14"/>
                  <w:sz w:val="18"/>
                  <w:szCs w:val="20"/>
                </w:rPr>
                <w:delText>보유 및 이용 기간</w:delText>
              </w:r>
            </w:del>
          </w:p>
        </w:tc>
      </w:tr>
      <w:tr w:rsidR="00FC27D1" w:rsidDel="00A02D56" w14:paraId="3A68343B" w14:textId="2FA0BF35" w:rsidTr="009A69D7">
        <w:trPr>
          <w:del w:id="112" w:author="조 미현" w:date="2026-05-11T15:55:00Z"/>
        </w:trPr>
        <w:tc>
          <w:tcPr>
            <w:tcW w:w="1413" w:type="dxa"/>
          </w:tcPr>
          <w:p w14:paraId="049033F2" w14:textId="5F3DA245" w:rsidR="00FC27D1" w:rsidRPr="00DB16A6" w:rsidDel="00A02D56" w:rsidRDefault="00FC27D1" w:rsidP="00A02D56">
            <w:pPr>
              <w:jc w:val="left"/>
              <w:rPr>
                <w:del w:id="113" w:author="조 미현" w:date="2026-05-11T15:55:00Z"/>
                <w:rFonts w:asciiTheme="majorHAnsi" w:eastAsiaTheme="majorHAnsi" w:hAnsiTheme="majorHAnsi"/>
                <w:spacing w:val="-14"/>
                <w:sz w:val="18"/>
                <w:szCs w:val="20"/>
              </w:rPr>
            </w:pPr>
            <w:del w:id="114" w:author="조 미현" w:date="2026-05-11T15:55:00Z">
              <w:r w:rsidRPr="00FC27D1"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부정이용</w:delText>
              </w:r>
              <w:r w:rsidRPr="00FC27D1" w:rsidDel="00A02D56">
                <w:rPr>
                  <w:rFonts w:asciiTheme="majorHAnsi" w:eastAsiaTheme="majorHAnsi" w:hAnsiTheme="majorHAnsi"/>
                  <w:spacing w:val="-14"/>
                  <w:sz w:val="18"/>
                  <w:szCs w:val="20"/>
                </w:rPr>
                <w:delText xml:space="preserve"> 방지</w:delText>
              </w:r>
            </w:del>
          </w:p>
        </w:tc>
        <w:tc>
          <w:tcPr>
            <w:tcW w:w="992" w:type="dxa"/>
          </w:tcPr>
          <w:p w14:paraId="2B257E2B" w14:textId="5A87116C" w:rsidR="00FC27D1" w:rsidRPr="00DB16A6" w:rsidDel="00A02D56" w:rsidRDefault="00FC27D1" w:rsidP="00A02D56">
            <w:pPr>
              <w:jc w:val="left"/>
              <w:rPr>
                <w:del w:id="115" w:author="조 미현" w:date="2026-05-11T15:55:00Z"/>
                <w:rFonts w:asciiTheme="majorHAnsi" w:eastAsiaTheme="majorHAnsi" w:hAnsiTheme="majorHAnsi"/>
                <w:spacing w:val="-14"/>
                <w:sz w:val="18"/>
                <w:szCs w:val="20"/>
              </w:rPr>
            </w:pPr>
            <w:del w:id="116" w:author="조 미현" w:date="2026-05-11T15:55:00Z">
              <w:r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필수</w:delText>
              </w:r>
            </w:del>
          </w:p>
        </w:tc>
        <w:tc>
          <w:tcPr>
            <w:tcW w:w="2894" w:type="dxa"/>
          </w:tcPr>
          <w:p w14:paraId="5865F463" w14:textId="0AB44CB5" w:rsidR="00FC27D1" w:rsidRPr="00FC27D1" w:rsidDel="00A02D56" w:rsidRDefault="00FC27D1" w:rsidP="00A02D56">
            <w:pPr>
              <w:jc w:val="left"/>
              <w:rPr>
                <w:del w:id="117" w:author="조 미현" w:date="2026-05-11T15:55:00Z"/>
                <w:rFonts w:asciiTheme="majorHAnsi" w:eastAsiaTheme="majorHAnsi" w:hAnsiTheme="majorHAnsi"/>
                <w:b/>
                <w:bCs/>
                <w:spacing w:val="-14"/>
              </w:rPr>
            </w:pPr>
            <w:del w:id="118" w:author="조 미현" w:date="2026-05-11T15:55:00Z">
              <w:r w:rsidRPr="00FC27D1" w:rsidDel="00A02D56">
                <w:rPr>
                  <w:rFonts w:asciiTheme="majorHAnsi" w:eastAsiaTheme="majorHAnsi" w:hAnsiTheme="majorHAnsi" w:hint="eastAsia"/>
                  <w:b/>
                  <w:bCs/>
                  <w:spacing w:val="-14"/>
                </w:rPr>
                <w:delText>부정</w:delText>
              </w:r>
              <w:r w:rsidRPr="00FC27D1" w:rsidDel="00A02D56">
                <w:rPr>
                  <w:rFonts w:asciiTheme="majorHAnsi" w:eastAsiaTheme="majorHAnsi" w:hAnsiTheme="majorHAnsi"/>
                  <w:b/>
                  <w:bCs/>
                  <w:spacing w:val="-14"/>
                </w:rPr>
                <w:delText xml:space="preserve"> 회원가입 및 어뷰징 방지, 이용약관 위반 제한, 안정적인 서비스 제공</w:delText>
              </w:r>
            </w:del>
          </w:p>
        </w:tc>
        <w:tc>
          <w:tcPr>
            <w:tcW w:w="3057" w:type="dxa"/>
          </w:tcPr>
          <w:p w14:paraId="5A5D5FB7" w14:textId="41EF6185" w:rsidR="00FC27D1" w:rsidRPr="00FC27D1" w:rsidDel="00A02D56" w:rsidRDefault="00FC27D1" w:rsidP="00A02D56">
            <w:pPr>
              <w:jc w:val="left"/>
              <w:rPr>
                <w:del w:id="119" w:author="조 미현" w:date="2026-05-11T15:55:00Z"/>
                <w:rFonts w:asciiTheme="majorHAnsi" w:eastAsiaTheme="majorHAnsi" w:hAnsiTheme="majorHAnsi"/>
                <w:spacing w:val="-14"/>
                <w:sz w:val="18"/>
                <w:szCs w:val="20"/>
              </w:rPr>
            </w:pPr>
            <w:del w:id="120" w:author="조 미현" w:date="2026-05-11T15:55:00Z">
              <w:r w:rsidRPr="00FC27D1"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서비스</w:delText>
              </w:r>
              <w:r w:rsidRPr="00FC27D1" w:rsidDel="00A02D56">
                <w:rPr>
                  <w:rFonts w:asciiTheme="majorHAnsi" w:eastAsiaTheme="majorHAnsi" w:hAnsiTheme="majorHAnsi"/>
                  <w:spacing w:val="-14"/>
                  <w:sz w:val="18"/>
                  <w:szCs w:val="20"/>
                </w:rPr>
                <w:delText xml:space="preserve"> 이용 기록(예측/응모/당첨 이력 등), 이메일·휴대전화번호, 암호화된 고객번호, 성명, 생년월일</w:delText>
              </w:r>
              <w:r w:rsidR="0086628B"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 xml:space="preserve"> 중복가입 확인정보(</w:delText>
              </w:r>
              <w:r w:rsidR="0086628B" w:rsidDel="00A02D56">
                <w:rPr>
                  <w:rFonts w:asciiTheme="majorHAnsi" w:eastAsiaTheme="majorHAnsi" w:hAnsiTheme="majorHAnsi"/>
                  <w:spacing w:val="-14"/>
                  <w:sz w:val="18"/>
                  <w:szCs w:val="20"/>
                </w:rPr>
                <w:delText xml:space="preserve">DI), </w:delText>
              </w:r>
              <w:r w:rsidR="0086628B" w:rsidDel="00A02D56">
                <w:rPr>
                  <w:rFonts w:asciiTheme="majorHAnsi" w:eastAsiaTheme="majorHAnsi" w:hAnsiTheme="majorHAnsi" w:hint="eastAsia"/>
                  <w:spacing w:val="-14"/>
                  <w:sz w:val="18"/>
                  <w:szCs w:val="20"/>
                </w:rPr>
                <w:delText>기기 고유 정보</w:delText>
              </w:r>
            </w:del>
          </w:p>
        </w:tc>
        <w:tc>
          <w:tcPr>
            <w:tcW w:w="2100" w:type="dxa"/>
          </w:tcPr>
          <w:p w14:paraId="4B2DE2F2" w14:textId="177CF3C6" w:rsidR="00FC27D1" w:rsidRPr="003873C2" w:rsidDel="00A02D56" w:rsidRDefault="00FC27D1" w:rsidP="00A02D56">
            <w:pPr>
              <w:jc w:val="left"/>
              <w:rPr>
                <w:del w:id="121" w:author="조 미현" w:date="2026-05-11T15:55:00Z"/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del w:id="122" w:author="조 미현" w:date="2026-05-11T15:55:00Z"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회원</w:delText>
              </w:r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</w:delText>
              </w:r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탈퇴</w:delText>
              </w:r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</w:delText>
              </w:r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후</w:delText>
              </w:r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 xml:space="preserve"> 1</w:delText>
              </w:r>
              <w:r w:rsidDel="00A02D56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delText>년</w:delText>
              </w:r>
            </w:del>
          </w:p>
        </w:tc>
      </w:tr>
    </w:tbl>
    <w:p w14:paraId="622B3E57" w14:textId="527860AE" w:rsidR="00FC27D1" w:rsidRPr="00FC27D1" w:rsidDel="00A02D56" w:rsidRDefault="00A02D56" w:rsidP="00A02D56">
      <w:pPr>
        <w:jc w:val="left"/>
        <w:rPr>
          <w:del w:id="123" w:author="조 미현" w:date="2026-05-11T15:55:00Z"/>
          <w:rFonts w:asciiTheme="majorHAnsi" w:eastAsiaTheme="majorHAnsi" w:hAnsiTheme="majorHAnsi"/>
          <w:spacing w:val="-14"/>
          <w:sz w:val="18"/>
          <w:szCs w:val="20"/>
        </w:rPr>
      </w:pPr>
      <w:ins w:id="124" w:author="조 미현" w:date="2026-05-11T15:57:00Z">
        <w:r>
          <w:rPr>
            <w:rFonts w:asciiTheme="majorHAnsi" w:eastAsiaTheme="majorHAnsi" w:hAnsiTheme="majorHAnsi"/>
            <w:spacing w:val="-14"/>
            <w:sz w:val="18"/>
            <w:szCs w:val="20"/>
          </w:rPr>
          <w:t>①</w:t>
        </w:r>
        <w:r>
          <w:rPr>
            <w:rFonts w:asciiTheme="majorHAnsi" w:eastAsiaTheme="majorHAnsi" w:hAnsiTheme="majorHAnsi" w:hint="eastAsia"/>
            <w:spacing w:val="-14"/>
            <w:sz w:val="18"/>
            <w:szCs w:val="20"/>
          </w:rPr>
          <w:t xml:space="preserve"> </w:t>
        </w:r>
      </w:ins>
    </w:p>
    <w:p w14:paraId="3F1DA9AD" w14:textId="11B56EC0" w:rsidR="00FC27D1" w:rsidRPr="00FC27D1" w:rsidRDefault="00FC27D1" w:rsidP="00A02D56">
      <w:pPr>
        <w:jc w:val="left"/>
        <w:rPr>
          <w:rFonts w:asciiTheme="majorHAnsi" w:eastAsiaTheme="majorHAnsi" w:hAnsiTheme="majorHAnsi"/>
          <w:b/>
          <w:bCs/>
          <w:spacing w:val="-14"/>
        </w:rPr>
      </w:pPr>
      <w:del w:id="125" w:author="조 미현" w:date="2026-05-11T15:55:00Z">
        <w:r w:rsidRPr="00FC27D1" w:rsidDel="00A02D56">
          <w:rPr>
            <w:rFonts w:asciiTheme="majorHAnsi" w:eastAsiaTheme="majorHAnsi" w:hAnsiTheme="majorHAnsi" w:hint="eastAsia"/>
            <w:b/>
            <w:bCs/>
            <w:spacing w:val="-14"/>
          </w:rPr>
          <w:delText>②</w:delText>
        </w:r>
        <w:r w:rsidRPr="00FC27D1" w:rsidDel="00A02D56">
          <w:rPr>
            <w:rFonts w:asciiTheme="majorHAnsi" w:eastAsiaTheme="majorHAnsi" w:hAnsiTheme="majorHAnsi"/>
            <w:b/>
            <w:bCs/>
            <w:spacing w:val="-14"/>
          </w:rPr>
          <w:delText xml:space="preserve"> </w:delText>
        </w:r>
      </w:del>
      <w:r w:rsidRPr="00FC27D1">
        <w:rPr>
          <w:rFonts w:asciiTheme="majorHAnsi" w:eastAsiaTheme="majorHAnsi" w:hAnsiTheme="majorHAnsi"/>
          <w:b/>
          <w:bCs/>
          <w:spacing w:val="-14"/>
        </w:rPr>
        <w:t>정보주체의 동의를 받아 처리하는 개인정보</w:t>
      </w:r>
    </w:p>
    <w:p w14:paraId="2C11F193" w14:textId="09728AE9" w:rsidR="00FC27D1" w:rsidRDefault="00FC27D1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FC27D1">
        <w:rPr>
          <w:rFonts w:asciiTheme="majorHAnsi" w:eastAsiaTheme="majorHAnsi" w:hAnsiTheme="majorHAnsi"/>
          <w:spacing w:val="-14"/>
          <w:sz w:val="18"/>
          <w:szCs w:val="20"/>
        </w:rPr>
        <w:t>회사는 「개인정보 보호법」 제15조제1항제1호</w:t>
      </w:r>
      <w:r w:rsidR="003E756E">
        <w:rPr>
          <w:rFonts w:asciiTheme="majorHAnsi" w:eastAsiaTheme="majorHAnsi" w:hAnsiTheme="majorHAnsi" w:hint="eastAsia"/>
          <w:spacing w:val="-14"/>
          <w:sz w:val="18"/>
          <w:szCs w:val="20"/>
        </w:rPr>
        <w:t xml:space="preserve"> 및 제</w:t>
      </w:r>
      <w:r w:rsidR="003E756E">
        <w:rPr>
          <w:rFonts w:asciiTheme="majorHAnsi" w:eastAsiaTheme="majorHAnsi" w:hAnsiTheme="majorHAnsi"/>
          <w:spacing w:val="-14"/>
          <w:sz w:val="18"/>
          <w:szCs w:val="20"/>
        </w:rPr>
        <w:t>22</w:t>
      </w:r>
      <w:r w:rsidR="003E756E">
        <w:rPr>
          <w:rFonts w:asciiTheme="majorHAnsi" w:eastAsiaTheme="majorHAnsi" w:hAnsiTheme="majorHAnsi" w:hint="eastAsia"/>
          <w:spacing w:val="-14"/>
          <w:sz w:val="18"/>
          <w:szCs w:val="20"/>
        </w:rPr>
        <w:t>조제1항제7호</w:t>
      </w:r>
      <w:r w:rsidRPr="00FC27D1">
        <w:rPr>
          <w:rFonts w:asciiTheme="majorHAnsi" w:eastAsiaTheme="majorHAnsi" w:hAnsiTheme="majorHAnsi"/>
          <w:spacing w:val="-14"/>
          <w:sz w:val="18"/>
          <w:szCs w:val="20"/>
        </w:rPr>
        <w:t>에 따라 다음의 개인정보 항목을 정보주체의 사전 동의를 받아 처리하고 있습니다.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2977"/>
        <w:gridCol w:w="2977"/>
        <w:gridCol w:w="2097"/>
      </w:tblGrid>
      <w:tr w:rsidR="003B69F6" w14:paraId="049D92B6" w14:textId="77777777" w:rsidTr="003E756E">
        <w:tc>
          <w:tcPr>
            <w:tcW w:w="1413" w:type="dxa"/>
            <w:shd w:val="clear" w:color="auto" w:fill="D9D9D9" w:themeFill="background1" w:themeFillShade="D9"/>
          </w:tcPr>
          <w:p w14:paraId="2BA2E48C" w14:textId="77777777" w:rsidR="003B69F6" w:rsidRDefault="003B69F6" w:rsidP="009A69D7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구분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3269153" w14:textId="77777777" w:rsidR="003B69F6" w:rsidRDefault="003B69F6" w:rsidP="009A69D7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필수/선택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9A1D50D" w14:textId="77777777" w:rsidR="003B69F6" w:rsidRDefault="003B69F6" w:rsidP="009A69D7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목적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0771A87" w14:textId="77777777" w:rsidR="003B69F6" w:rsidRDefault="003B69F6" w:rsidP="009A69D7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항목</w:t>
            </w:r>
          </w:p>
        </w:tc>
        <w:tc>
          <w:tcPr>
            <w:tcW w:w="2097" w:type="dxa"/>
            <w:shd w:val="clear" w:color="auto" w:fill="D9D9D9" w:themeFill="background1" w:themeFillShade="D9"/>
          </w:tcPr>
          <w:p w14:paraId="24419FD6" w14:textId="77777777" w:rsidR="003B69F6" w:rsidRDefault="003B69F6" w:rsidP="009A69D7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보유 및 이용 기간</w:t>
            </w:r>
          </w:p>
        </w:tc>
      </w:tr>
      <w:tr w:rsidR="00A02D56" w14:paraId="54341AAC" w14:textId="77777777" w:rsidTr="003E756E">
        <w:trPr>
          <w:ins w:id="126" w:author="조 미현" w:date="2026-05-11T15:54:00Z"/>
        </w:trPr>
        <w:tc>
          <w:tcPr>
            <w:tcW w:w="1413" w:type="dxa"/>
          </w:tcPr>
          <w:p w14:paraId="0D7BB7DB" w14:textId="0FF94724" w:rsidR="00A02D56" w:rsidRPr="00465752" w:rsidRDefault="00A02D56" w:rsidP="00A02D56">
            <w:pPr>
              <w:jc w:val="left"/>
              <w:rPr>
                <w:ins w:id="127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128" w:author="조 미현" w:date="2026-05-11T15:54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회원가입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t xml:space="preserve">, 서비스 운영 </w:t>
              </w:r>
              <w:r w:rsidRPr="00E91BDD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t>및 개선</w:t>
              </w:r>
            </w:ins>
          </w:p>
        </w:tc>
        <w:tc>
          <w:tcPr>
            <w:tcW w:w="992" w:type="dxa"/>
          </w:tcPr>
          <w:p w14:paraId="5E491443" w14:textId="692AFBE7" w:rsidR="00A02D56" w:rsidRPr="00465752" w:rsidRDefault="00A02D56" w:rsidP="00A02D56">
            <w:pPr>
              <w:jc w:val="left"/>
              <w:rPr>
                <w:ins w:id="129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130" w:author="조 미현" w:date="2026-05-11T15:54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필수</w:t>
              </w:r>
            </w:ins>
          </w:p>
        </w:tc>
        <w:tc>
          <w:tcPr>
            <w:tcW w:w="2977" w:type="dxa"/>
          </w:tcPr>
          <w:p w14:paraId="349B4806" w14:textId="310EC63A" w:rsidR="00A02D56" w:rsidRPr="00465752" w:rsidRDefault="00A02D56" w:rsidP="00A02D56">
            <w:pPr>
              <w:jc w:val="left"/>
              <w:rPr>
                <w:ins w:id="131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  <w:rPrChange w:id="132" w:author="조 미현" w:date="2026-05-12T08:12:00Z">
                  <w:rPr>
                    <w:ins w:id="133" w:author="조 미현" w:date="2026-05-11T15:54:00Z"/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</w:pPr>
            <w:ins w:id="134" w:author="조 미현" w:date="2026-05-11T15:54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  <w:rPrChange w:id="135" w:author="조 미현" w:date="2026-05-12T08:12:00Z">
                    <w:rPr>
                      <w:rFonts w:asciiTheme="majorHAnsi" w:eastAsiaTheme="majorHAnsi" w:hAnsiTheme="majorHAnsi" w:hint="eastAsia"/>
                      <w:b/>
                      <w:bCs/>
                      <w:spacing w:val="-14"/>
                    </w:rPr>
                  </w:rPrChange>
                </w:rPr>
                <w:t>회원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  <w:rPrChange w:id="136" w:author="조 미현" w:date="2026-05-12T08:12:00Z">
                    <w:rPr>
                      <w:rFonts w:asciiTheme="majorHAnsi" w:eastAsiaTheme="majorHAnsi" w:hAnsiTheme="majorHAnsi"/>
                      <w:b/>
                      <w:bCs/>
                      <w:spacing w:val="-14"/>
                    </w:rPr>
                  </w:rPrChange>
                </w:rPr>
                <w:t xml:space="preserve"> 식별 및 인증, 자격 유지·관리, 고객 상담</w:t>
              </w:r>
              <w:r w:rsidRPr="00E91BDD">
                <w:rPr>
                  <w:rFonts w:asciiTheme="majorHAnsi" w:eastAsiaTheme="majorHAnsi" w:hAnsiTheme="majorHAnsi"/>
                  <w:spacing w:val="-14"/>
                  <w:sz w:val="18"/>
                  <w:szCs w:val="18"/>
                  <w:rPrChange w:id="137" w:author="조 미현" w:date="2026-05-14T10:51:00Z" w16du:dateUtc="2026-05-14T01:51:00Z">
                    <w:rPr>
                      <w:rFonts w:asciiTheme="majorHAnsi" w:eastAsiaTheme="majorHAnsi" w:hAnsiTheme="majorHAnsi"/>
                      <w:b/>
                      <w:bCs/>
                      <w:spacing w:val="-14"/>
                    </w:rPr>
                  </w:rPrChange>
                </w:rPr>
                <w:t xml:space="preserve">, </w:t>
              </w:r>
              <w:commentRangeStart w:id="138"/>
              <w:r w:rsidRPr="00E91BDD">
                <w:rPr>
                  <w:rFonts w:asciiTheme="majorHAnsi" w:eastAsiaTheme="majorHAnsi" w:hAnsiTheme="majorHAnsi"/>
                  <w:spacing w:val="-14"/>
                  <w:sz w:val="18"/>
                  <w:szCs w:val="18"/>
                  <w:highlight w:val="yellow"/>
                  <w:rPrChange w:id="139" w:author="조 미현" w:date="2026-05-14T10:51:00Z" w16du:dateUtc="2026-05-14T01:51:00Z">
                    <w:rPr>
                      <w:rFonts w:asciiTheme="majorHAnsi" w:eastAsiaTheme="majorHAnsi" w:hAnsiTheme="majorHAnsi"/>
                      <w:b/>
                      <w:bCs/>
                      <w:spacing w:val="-14"/>
                    </w:rPr>
                  </w:rPrChange>
                </w:rPr>
                <w:t>서비스 이용 통계 분석, 품질 개선</w:t>
              </w:r>
            </w:ins>
            <w:commentRangeEnd w:id="138"/>
            <w:r w:rsidR="00E50458" w:rsidRPr="00E91BDD">
              <w:rPr>
                <w:rStyle w:val="a6"/>
                <w:rFonts w:asciiTheme="majorHAnsi" w:eastAsiaTheme="majorHAnsi" w:hAnsiTheme="majorHAnsi"/>
                <w:spacing w:val="-14"/>
                <w:highlight w:val="yellow"/>
                <w:rPrChange w:id="140" w:author="조 미현" w:date="2026-05-14T10:51:00Z" w16du:dateUtc="2026-05-14T01:51:00Z">
                  <w:rPr>
                    <w:rStyle w:val="a6"/>
                    <w:rFonts w:asciiTheme="majorHAnsi" w:eastAsiaTheme="majorHAnsi" w:hAnsiTheme="majorHAnsi"/>
                    <w:b/>
                    <w:bCs/>
                    <w:spacing w:val="-14"/>
                    <w:sz w:val="20"/>
                    <w:szCs w:val="22"/>
                  </w:rPr>
                </w:rPrChange>
              </w:rPr>
              <w:commentReference w:id="138"/>
            </w:r>
            <w:ins w:id="141" w:author="조 미현" w:date="2026-05-11T15:54:00Z">
              <w:r w:rsidRPr="00E91BDD">
                <w:rPr>
                  <w:rFonts w:asciiTheme="majorHAnsi" w:eastAsiaTheme="majorHAnsi" w:hAnsiTheme="majorHAnsi"/>
                  <w:spacing w:val="-14"/>
                  <w:sz w:val="18"/>
                  <w:szCs w:val="18"/>
                  <w:highlight w:val="yellow"/>
                  <w:rPrChange w:id="142" w:author="조 미현" w:date="2026-05-14T10:51:00Z" w16du:dateUtc="2026-05-14T01:51:00Z">
                    <w:rPr>
                      <w:rFonts w:asciiTheme="majorHAnsi" w:eastAsiaTheme="majorHAnsi" w:hAnsiTheme="majorHAnsi"/>
                      <w:b/>
                      <w:bCs/>
                      <w:spacing w:val="-14"/>
                    </w:rPr>
                  </w:rPrChange>
                </w:rPr>
                <w:t>,</w:t>
              </w:r>
              <w:r w:rsidRPr="00E91BDD">
                <w:rPr>
                  <w:rFonts w:asciiTheme="majorHAnsi" w:eastAsiaTheme="majorHAnsi" w:hAnsiTheme="majorHAnsi"/>
                  <w:spacing w:val="-14"/>
                  <w:sz w:val="18"/>
                  <w:szCs w:val="18"/>
                  <w:rPrChange w:id="143" w:author="조 미현" w:date="2026-05-14T10:51:00Z" w16du:dateUtc="2026-05-14T01:51:00Z">
                    <w:rPr>
                      <w:rFonts w:asciiTheme="majorHAnsi" w:eastAsiaTheme="majorHAnsi" w:hAnsiTheme="majorHAnsi"/>
                      <w:b/>
                      <w:bCs/>
                      <w:spacing w:val="-14"/>
                    </w:rPr>
                  </w:rPrChange>
                </w:rPr>
                <w:t xml:space="preserve"> </w:t>
              </w:r>
              <w:r w:rsidRPr="00E91BDD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144" w:author="조 미현" w:date="2026-05-14T10:51:00Z" w16du:dateUtc="2026-05-14T01:51:00Z">
                    <w:rPr>
                      <w:rFonts w:cs="맑은 고딕" w:hint="eastAsia"/>
                      <w:b/>
                      <w:bCs/>
                      <w:spacing w:val="-14"/>
                    </w:rPr>
                  </w:rPrChange>
                </w:rPr>
                <w:t>고지사항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145" w:author="조 미현" w:date="2026-05-12T08:12:00Z">
                    <w:rPr>
                      <w:rFonts w:cs="맑은 고딕"/>
                      <w:b/>
                      <w:bCs/>
                      <w:spacing w:val="-14"/>
                    </w:rPr>
                  </w:rPrChange>
                </w:rPr>
                <w:t xml:space="preserve"> 전달, </w:t>
              </w:r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146" w:author="조 미현" w:date="2026-05-12T08:12:00Z">
                    <w:rPr>
                      <w:rFonts w:cs="맑은 고딕" w:hint="eastAsia"/>
                      <w:b/>
                      <w:bCs/>
                      <w:spacing w:val="-14"/>
                    </w:rPr>
                  </w:rPrChange>
                </w:rPr>
                <w:t>문의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147" w:author="조 미현" w:date="2026-05-12T08:12:00Z">
                    <w:rPr>
                      <w:rFonts w:cs="맑은 고딕"/>
                      <w:b/>
                      <w:bCs/>
                      <w:spacing w:val="-14"/>
                    </w:rPr>
                  </w:rPrChange>
                </w:rPr>
                <w:t xml:space="preserve"> 대응, </w:t>
              </w:r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148" w:author="조 미현" w:date="2026-05-12T08:12:00Z">
                    <w:rPr>
                      <w:rFonts w:cs="맑은 고딕" w:hint="eastAsia"/>
                      <w:b/>
                      <w:bCs/>
                      <w:spacing w:val="-14"/>
                    </w:rPr>
                  </w:rPrChange>
                </w:rPr>
                <w:t>분쟁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149" w:author="조 미현" w:date="2026-05-12T08:12:00Z">
                    <w:rPr>
                      <w:rFonts w:cs="맑은 고딕"/>
                      <w:b/>
                      <w:bCs/>
                      <w:spacing w:val="-14"/>
                    </w:rPr>
                  </w:rPrChange>
                </w:rPr>
                <w:t xml:space="preserve"> 처리</w:t>
              </w:r>
            </w:ins>
          </w:p>
        </w:tc>
        <w:tc>
          <w:tcPr>
            <w:tcW w:w="2977" w:type="dxa"/>
          </w:tcPr>
          <w:p w14:paraId="4426E76B" w14:textId="1ED77BD5" w:rsidR="00A02D56" w:rsidRPr="00465752" w:rsidRDefault="00A02D56" w:rsidP="00A02D56">
            <w:pPr>
              <w:jc w:val="left"/>
              <w:rPr>
                <w:ins w:id="150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151" w:author="조 미현" w:date="2026-05-11T15:54:00Z"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  <w:rPrChange w:id="152" w:author="조 미현" w:date="2026-05-12T08:12:00Z">
                    <w:rPr>
                      <w:rFonts w:eastAsia="Times New Roman"/>
                      <w:spacing w:val="-14"/>
                      <w:sz w:val="18"/>
                      <w:szCs w:val="20"/>
                    </w:rPr>
                  </w:rPrChange>
                </w:rPr>
                <w:t xml:space="preserve">카카오로부터 제공받은 이메일·휴대전화번호, Apple로부터 제공받은 이메일, 닉네임, 응원팀, 암호화된 고객번호, 기기 정보(고유 식별자, OS/앱 버전), 접속로그, </w:t>
              </w:r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153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앱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154" w:author="조 미현" w:date="2026-05-12T08:12:00Z">
                    <w:rPr>
                      <w:rFonts w:cs="맑은 고딕"/>
                      <w:spacing w:val="-14"/>
                      <w:sz w:val="18"/>
                      <w:szCs w:val="20"/>
                    </w:rPr>
                  </w:rPrChange>
                </w:rPr>
                <w:t xml:space="preserve"> 푸시 토큰</w:t>
              </w:r>
            </w:ins>
          </w:p>
        </w:tc>
        <w:tc>
          <w:tcPr>
            <w:tcW w:w="2097" w:type="dxa"/>
          </w:tcPr>
          <w:p w14:paraId="2388DA86" w14:textId="4BB66F46" w:rsidR="00A02D56" w:rsidRPr="00465752" w:rsidRDefault="00A02D56" w:rsidP="00A02D56">
            <w:pPr>
              <w:jc w:val="left"/>
              <w:rPr>
                <w:ins w:id="155" w:author="조 미현" w:date="2026-05-11T15:54:00Z"/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156" w:author="조 미현" w:date="2026-05-12T08:12:00Z">
                  <w:rPr>
                    <w:ins w:id="157" w:author="조 미현" w:date="2026-05-11T15:54:00Z"/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</w:pPr>
            <w:ins w:id="158" w:author="조 미현" w:date="2026-05-11T15:54:00Z"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159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회원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160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16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탈퇴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16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16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시까지</w:t>
              </w:r>
            </w:ins>
          </w:p>
        </w:tc>
      </w:tr>
      <w:tr w:rsidR="00A02D56" w14:paraId="73092955" w14:textId="77777777" w:rsidTr="003E756E">
        <w:trPr>
          <w:ins w:id="164" w:author="조 미현" w:date="2026-05-11T15:54:00Z"/>
        </w:trPr>
        <w:tc>
          <w:tcPr>
            <w:tcW w:w="1413" w:type="dxa"/>
          </w:tcPr>
          <w:p w14:paraId="2EFA1E09" w14:textId="30D7A28D" w:rsidR="00A02D56" w:rsidRPr="00465752" w:rsidRDefault="00A02D56" w:rsidP="00A02D56">
            <w:pPr>
              <w:jc w:val="left"/>
              <w:rPr>
                <w:ins w:id="165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166" w:author="조 미현" w:date="2026-05-11T15:54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승부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t xml:space="preserve"> 예측 서비스 제공</w:t>
              </w:r>
            </w:ins>
          </w:p>
        </w:tc>
        <w:tc>
          <w:tcPr>
            <w:tcW w:w="992" w:type="dxa"/>
          </w:tcPr>
          <w:p w14:paraId="4C5EF8F7" w14:textId="5B83D80F" w:rsidR="00A02D56" w:rsidRPr="00465752" w:rsidRDefault="00A02D56" w:rsidP="00A02D56">
            <w:pPr>
              <w:jc w:val="left"/>
              <w:rPr>
                <w:ins w:id="167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168" w:author="조 미현" w:date="2026-05-11T15:54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필수</w:t>
              </w:r>
            </w:ins>
          </w:p>
        </w:tc>
        <w:tc>
          <w:tcPr>
            <w:tcW w:w="2977" w:type="dxa"/>
          </w:tcPr>
          <w:p w14:paraId="7281F052" w14:textId="6C04934F" w:rsidR="00A02D56" w:rsidRPr="00465752" w:rsidRDefault="00A02D56" w:rsidP="00A02D56">
            <w:pPr>
              <w:jc w:val="left"/>
              <w:rPr>
                <w:ins w:id="169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  <w:rPrChange w:id="170" w:author="조 미현" w:date="2026-05-12T08:12:00Z">
                  <w:rPr>
                    <w:ins w:id="171" w:author="조 미현" w:date="2026-05-11T15:54:00Z"/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</w:pPr>
            <w:ins w:id="172" w:author="조 미현" w:date="2026-05-11T15:54:00Z">
              <w:r w:rsidRPr="00465752">
                <w:rPr>
                  <w:rFonts w:asciiTheme="majorHAnsi" w:eastAsiaTheme="majorHAnsi" w:hAnsiTheme="majorHAnsi" w:hint="eastAsia"/>
                  <w:sz w:val="18"/>
                  <w:szCs w:val="18"/>
                  <w:rPrChange w:id="173" w:author="조 미현" w:date="2026-05-12T08:12:00Z">
                    <w:rPr>
                      <w:rFonts w:hint="eastAsia"/>
                      <w:b/>
                      <w:bCs/>
                    </w:rPr>
                  </w:rPrChange>
                </w:rPr>
                <w:t>승부예측</w:t>
              </w:r>
              <w:r w:rsidRPr="00465752">
                <w:rPr>
                  <w:rFonts w:asciiTheme="majorHAnsi" w:eastAsiaTheme="majorHAnsi" w:hAnsiTheme="majorHAnsi"/>
                  <w:sz w:val="18"/>
                  <w:szCs w:val="18"/>
                  <w:rPrChange w:id="174" w:author="조 미현" w:date="2026-05-12T08:12:00Z">
                    <w:rPr>
                      <w:b/>
                      <w:bCs/>
                    </w:rPr>
                  </w:rPrChange>
                </w:rPr>
                <w:t xml:space="preserve"> 참여 및 결과 관리, 예측 결과에 따른 보상(응모권) 지급, 부정 이용의 방지</w:t>
              </w:r>
            </w:ins>
          </w:p>
        </w:tc>
        <w:tc>
          <w:tcPr>
            <w:tcW w:w="2977" w:type="dxa"/>
          </w:tcPr>
          <w:p w14:paraId="7DED7CC3" w14:textId="06943211" w:rsidR="00A02D56" w:rsidRPr="00465752" w:rsidRDefault="00A02D56" w:rsidP="00A02D56">
            <w:pPr>
              <w:jc w:val="left"/>
              <w:rPr>
                <w:ins w:id="175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176" w:author="조 미현" w:date="2026-05-11T15:54:00Z">
              <w:r w:rsidRPr="00465752">
                <w:rPr>
                  <w:rFonts w:asciiTheme="majorHAnsi" w:eastAsiaTheme="majorHAnsi" w:hAnsiTheme="majorHAnsi"/>
                  <w:sz w:val="18"/>
                  <w:szCs w:val="18"/>
                  <w:rPrChange w:id="177" w:author="조 미현" w:date="2026-05-12T08:12:00Z">
                    <w:rPr/>
                  </w:rPrChange>
                </w:rPr>
                <w:t>암호화된 고객번호, 예측 참여·결과 이력, 방문 이력, 응모권 획득 이력, 응원팀 정보</w:t>
              </w:r>
            </w:ins>
          </w:p>
        </w:tc>
        <w:tc>
          <w:tcPr>
            <w:tcW w:w="2097" w:type="dxa"/>
          </w:tcPr>
          <w:p w14:paraId="1AD8322A" w14:textId="7E516D18" w:rsidR="00A02D56" w:rsidRPr="00465752" w:rsidRDefault="00A02D56" w:rsidP="00A02D56">
            <w:pPr>
              <w:jc w:val="left"/>
              <w:rPr>
                <w:ins w:id="178" w:author="조 미현" w:date="2026-05-11T15:54:00Z"/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179" w:author="조 미현" w:date="2026-05-12T08:12:00Z">
                  <w:rPr>
                    <w:ins w:id="180" w:author="조 미현" w:date="2026-05-11T15:54:00Z"/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</w:pPr>
            <w:ins w:id="181" w:author="조 미현" w:date="2026-05-11T15:54:00Z">
              <w:r w:rsidRPr="00465752">
                <w:rPr>
                  <w:rFonts w:asciiTheme="majorHAnsi" w:eastAsiaTheme="majorHAnsi" w:hAnsiTheme="majorHAnsi"/>
                  <w:sz w:val="18"/>
                  <w:szCs w:val="18"/>
                  <w:rPrChange w:id="182" w:author="조 미현" w:date="2026-05-12T08:12:00Z">
                    <w:rPr/>
                  </w:rPrChange>
                </w:rPr>
                <w:t>회원 탈퇴 시까지</w:t>
              </w:r>
            </w:ins>
          </w:p>
        </w:tc>
      </w:tr>
      <w:tr w:rsidR="00A02D56" w14:paraId="57968969" w14:textId="77777777" w:rsidTr="003E756E">
        <w:trPr>
          <w:ins w:id="183" w:author="조 미현" w:date="2026-05-11T15:54:00Z"/>
        </w:trPr>
        <w:tc>
          <w:tcPr>
            <w:tcW w:w="1413" w:type="dxa"/>
          </w:tcPr>
          <w:p w14:paraId="0425BB0D" w14:textId="14D33765" w:rsidR="00A02D56" w:rsidRPr="00465752" w:rsidRDefault="00A02D56" w:rsidP="00A02D56">
            <w:pPr>
              <w:jc w:val="left"/>
              <w:rPr>
                <w:ins w:id="184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185" w:author="조 미현" w:date="2026-05-11T15:54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응모 서비스 제공</w:t>
              </w:r>
            </w:ins>
          </w:p>
        </w:tc>
        <w:tc>
          <w:tcPr>
            <w:tcW w:w="992" w:type="dxa"/>
          </w:tcPr>
          <w:p w14:paraId="36858ADC" w14:textId="0600D2F8" w:rsidR="00A02D56" w:rsidRPr="00465752" w:rsidRDefault="00A02D56" w:rsidP="00A02D56">
            <w:pPr>
              <w:jc w:val="left"/>
              <w:rPr>
                <w:ins w:id="186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187" w:author="조 미현" w:date="2026-05-11T15:54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필수</w:t>
              </w:r>
            </w:ins>
          </w:p>
        </w:tc>
        <w:tc>
          <w:tcPr>
            <w:tcW w:w="2977" w:type="dxa"/>
          </w:tcPr>
          <w:p w14:paraId="3C2CE90C" w14:textId="68AA2D30" w:rsidR="00A02D56" w:rsidRPr="00465752" w:rsidRDefault="00A02D56" w:rsidP="00A02D56">
            <w:pPr>
              <w:jc w:val="left"/>
              <w:rPr>
                <w:ins w:id="188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  <w:rPrChange w:id="189" w:author="조 미현" w:date="2026-05-12T08:12:00Z">
                  <w:rPr>
                    <w:ins w:id="190" w:author="조 미현" w:date="2026-05-11T15:54:00Z"/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</w:pPr>
            <w:ins w:id="191" w:author="조 미현" w:date="2026-05-11T15:54:00Z"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  <w:rPrChange w:id="192" w:author="조 미현" w:date="2026-05-12T08:12:00Z">
                    <w:rPr>
                      <w:rFonts w:eastAsia="Times New Roman"/>
                      <w:b/>
                      <w:bCs/>
                      <w:spacing w:val="-14"/>
                    </w:rPr>
                  </w:rPrChange>
                </w:rPr>
                <w:t>응모 참여 및 응모권 사용 처리, 응모 당첨자 선정 및 당첨 확인, 중복 및 부정 당첨자의 제외</w:t>
              </w:r>
            </w:ins>
          </w:p>
        </w:tc>
        <w:tc>
          <w:tcPr>
            <w:tcW w:w="2977" w:type="dxa"/>
          </w:tcPr>
          <w:p w14:paraId="21F54402" w14:textId="63947402" w:rsidR="00A02D56" w:rsidRPr="00465752" w:rsidRDefault="00A02D56" w:rsidP="00A02D56">
            <w:pPr>
              <w:jc w:val="left"/>
              <w:rPr>
                <w:ins w:id="193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194" w:author="조 미현" w:date="2026-05-11T15:54:00Z"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  <w:rPrChange w:id="195" w:author="조 미현" w:date="2026-05-12T08:12:00Z">
                    <w:rPr>
                      <w:rFonts w:eastAsia="Times New Roman"/>
                      <w:spacing w:val="-14"/>
                      <w:sz w:val="18"/>
                      <w:szCs w:val="20"/>
                    </w:rPr>
                  </w:rPrChange>
                </w:rPr>
                <w:t xml:space="preserve">암호화된 고객번호, 응모 참여 이력(경기 식별키, 경기 정보), 응모권 보유 현황, 사용 이력, 당첨 이력, 중복가입 확인정보(DI), </w:t>
              </w:r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196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응원팀</w:t>
              </w:r>
            </w:ins>
          </w:p>
        </w:tc>
        <w:tc>
          <w:tcPr>
            <w:tcW w:w="2097" w:type="dxa"/>
          </w:tcPr>
          <w:p w14:paraId="593EC19D" w14:textId="54EBEAC6" w:rsidR="00A02D56" w:rsidRPr="00465752" w:rsidRDefault="00A02D56" w:rsidP="00A02D56">
            <w:pPr>
              <w:jc w:val="left"/>
              <w:rPr>
                <w:ins w:id="197" w:author="조 미현" w:date="2026-05-11T15:54:00Z"/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198" w:author="조 미현" w:date="2026-05-12T08:12:00Z">
                  <w:rPr>
                    <w:ins w:id="199" w:author="조 미현" w:date="2026-05-11T15:54:00Z"/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</w:pPr>
            <w:ins w:id="200" w:author="조 미현" w:date="2026-05-11T15:54:00Z"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0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회원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0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0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탈퇴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04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05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시까지</w:t>
              </w:r>
            </w:ins>
          </w:p>
        </w:tc>
      </w:tr>
      <w:tr w:rsidR="00A02D56" w14:paraId="5D920EE7" w14:textId="77777777" w:rsidTr="003E756E">
        <w:trPr>
          <w:ins w:id="206" w:author="조 미현" w:date="2026-05-11T15:54:00Z"/>
        </w:trPr>
        <w:tc>
          <w:tcPr>
            <w:tcW w:w="1413" w:type="dxa"/>
          </w:tcPr>
          <w:p w14:paraId="0E475040" w14:textId="3D1B90A9" w:rsidR="00A02D56" w:rsidRPr="00465752" w:rsidRDefault="00A02D56" w:rsidP="00A02D56">
            <w:pPr>
              <w:jc w:val="left"/>
              <w:rPr>
                <w:ins w:id="207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208" w:author="조 미현" w:date="2026-05-11T15:54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당첨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t xml:space="preserve"> 안내 및 티켓 전송</w:t>
              </w:r>
            </w:ins>
          </w:p>
        </w:tc>
        <w:tc>
          <w:tcPr>
            <w:tcW w:w="992" w:type="dxa"/>
          </w:tcPr>
          <w:p w14:paraId="60DE6DAE" w14:textId="65897391" w:rsidR="00A02D56" w:rsidRPr="00465752" w:rsidRDefault="00A02D56" w:rsidP="00A02D56">
            <w:pPr>
              <w:jc w:val="left"/>
              <w:rPr>
                <w:ins w:id="209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210" w:author="조 미현" w:date="2026-05-11T15:54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필수</w:t>
              </w:r>
            </w:ins>
          </w:p>
        </w:tc>
        <w:tc>
          <w:tcPr>
            <w:tcW w:w="2977" w:type="dxa"/>
          </w:tcPr>
          <w:p w14:paraId="5022A286" w14:textId="65236926" w:rsidR="00A02D56" w:rsidRPr="00465752" w:rsidRDefault="00A02D56" w:rsidP="00A02D56">
            <w:pPr>
              <w:jc w:val="left"/>
              <w:rPr>
                <w:ins w:id="211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  <w:rPrChange w:id="212" w:author="조 미현" w:date="2026-05-12T08:12:00Z">
                  <w:rPr>
                    <w:ins w:id="213" w:author="조 미현" w:date="2026-05-11T15:54:00Z"/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</w:pPr>
            <w:ins w:id="214" w:author="조 미현" w:date="2026-05-11T15:54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  <w:rPrChange w:id="215" w:author="조 미현" w:date="2026-05-12T08:12:00Z">
                    <w:rPr>
                      <w:rFonts w:asciiTheme="majorHAnsi" w:eastAsiaTheme="majorHAnsi" w:hAnsiTheme="majorHAnsi" w:hint="eastAsia"/>
                      <w:b/>
                      <w:bCs/>
                      <w:spacing w:val="-14"/>
                    </w:rPr>
                  </w:rPrChange>
                </w:rPr>
                <w:t>당첨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  <w:rPrChange w:id="216" w:author="조 미현" w:date="2026-05-12T08:12:00Z">
                    <w:rPr>
                      <w:rFonts w:asciiTheme="majorHAnsi" w:eastAsiaTheme="majorHAnsi" w:hAnsiTheme="majorHAnsi"/>
                      <w:b/>
                      <w:bCs/>
                      <w:spacing w:val="-14"/>
                    </w:rPr>
                  </w:rPrChange>
                </w:rPr>
                <w:t xml:space="preserve"> 처리 및 결과 안내, 지갑 서비스 제공, 당첨자 티켓 전송 및 이용 이력 확인</w:t>
              </w:r>
            </w:ins>
          </w:p>
        </w:tc>
        <w:tc>
          <w:tcPr>
            <w:tcW w:w="2977" w:type="dxa"/>
          </w:tcPr>
          <w:p w14:paraId="5BC1C140" w14:textId="1A85D117" w:rsidR="00A02D56" w:rsidRPr="00465752" w:rsidRDefault="00A02D56" w:rsidP="00A02D56">
            <w:pPr>
              <w:jc w:val="left"/>
              <w:rPr>
                <w:ins w:id="217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218" w:author="조 미현" w:date="2026-05-11T15:54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암호화된 고객번호,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휴대전화번호,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중복가입 확인정보(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t>DI)</w:t>
              </w:r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 xml:space="preserve"> 당첨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t xml:space="preserve"> 이력, 지갑 주소, 티켓 보유·지급 이력</w:t>
              </w:r>
            </w:ins>
          </w:p>
        </w:tc>
        <w:tc>
          <w:tcPr>
            <w:tcW w:w="2097" w:type="dxa"/>
          </w:tcPr>
          <w:p w14:paraId="331F9489" w14:textId="1AB3239E" w:rsidR="00A02D56" w:rsidRPr="00465752" w:rsidRDefault="00A02D56" w:rsidP="00A02D56">
            <w:pPr>
              <w:jc w:val="left"/>
              <w:rPr>
                <w:ins w:id="219" w:author="조 미현" w:date="2026-05-11T15:54:00Z"/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220" w:author="조 미현" w:date="2026-05-12T08:12:00Z">
                  <w:rPr>
                    <w:ins w:id="221" w:author="조 미현" w:date="2026-05-11T15:54:00Z"/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</w:pPr>
            <w:ins w:id="222" w:author="조 미현" w:date="2026-05-11T15:54:00Z"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2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티켓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24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25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지급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26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27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및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28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29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서비스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30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3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제공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3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3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완료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34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35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후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36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5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37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년</w:t>
              </w:r>
            </w:ins>
          </w:p>
        </w:tc>
      </w:tr>
      <w:tr w:rsidR="00A02D56" w14:paraId="221FFC10" w14:textId="77777777" w:rsidTr="003E756E">
        <w:trPr>
          <w:ins w:id="238" w:author="조 미현" w:date="2026-05-11T15:54:00Z"/>
        </w:trPr>
        <w:tc>
          <w:tcPr>
            <w:tcW w:w="1413" w:type="dxa"/>
          </w:tcPr>
          <w:p w14:paraId="71C3AF87" w14:textId="656A2A14" w:rsidR="00A02D56" w:rsidRPr="00465752" w:rsidRDefault="00A02D56" w:rsidP="00A02D56">
            <w:pPr>
              <w:jc w:val="left"/>
              <w:rPr>
                <w:ins w:id="239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commentRangeStart w:id="240"/>
            <w:commentRangeStart w:id="241"/>
            <w:ins w:id="242" w:author="조 미현" w:date="2026-05-11T15:54:00Z"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243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보상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244" w:author="조 미현" w:date="2026-05-12T08:12:00Z">
                    <w:rPr>
                      <w:rFonts w:cs="맑은 고딕"/>
                      <w:spacing w:val="-14"/>
                      <w:sz w:val="18"/>
                      <w:szCs w:val="20"/>
                    </w:rPr>
                  </w:rPrChange>
                </w:rPr>
                <w:t xml:space="preserve"> 지급 및 수령</w:t>
              </w:r>
              <w:commentRangeEnd w:id="241"/>
              <w:r w:rsidRPr="00465752">
                <w:rPr>
                  <w:rStyle w:val="a6"/>
                  <w:rFonts w:asciiTheme="majorHAnsi" w:eastAsiaTheme="majorHAnsi" w:hAnsiTheme="majorHAnsi"/>
                  <w:spacing w:val="-14"/>
                </w:rPr>
                <w:commentReference w:id="241"/>
              </w:r>
            </w:ins>
          </w:p>
        </w:tc>
        <w:tc>
          <w:tcPr>
            <w:tcW w:w="992" w:type="dxa"/>
          </w:tcPr>
          <w:p w14:paraId="7B31CD31" w14:textId="7C55DF77" w:rsidR="00A02D56" w:rsidRPr="00465752" w:rsidRDefault="00A02D56" w:rsidP="00A02D56">
            <w:pPr>
              <w:jc w:val="left"/>
              <w:rPr>
                <w:ins w:id="245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246" w:author="조 미현" w:date="2026-05-11T15:54:00Z"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247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필수</w:t>
              </w:r>
            </w:ins>
          </w:p>
        </w:tc>
        <w:tc>
          <w:tcPr>
            <w:tcW w:w="2977" w:type="dxa"/>
          </w:tcPr>
          <w:p w14:paraId="4099DA72" w14:textId="056AC57B" w:rsidR="00A02D56" w:rsidRPr="00465752" w:rsidRDefault="00A02D56" w:rsidP="00A02D56">
            <w:pPr>
              <w:jc w:val="left"/>
              <w:rPr>
                <w:ins w:id="248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  <w:rPrChange w:id="249" w:author="조 미현" w:date="2026-05-12T08:12:00Z">
                  <w:rPr>
                    <w:ins w:id="250" w:author="조 미현" w:date="2026-05-11T15:54:00Z"/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</w:pPr>
            <w:ins w:id="251" w:author="조 미현" w:date="2026-05-11T15:54:00Z"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252" w:author="조 미현" w:date="2026-05-12T08:12:00Z">
                    <w:rPr>
                      <w:rFonts w:cs="맑은 고딕" w:hint="eastAsia"/>
                      <w:b/>
                      <w:bCs/>
                      <w:spacing w:val="-14"/>
                    </w:rPr>
                  </w:rPrChange>
                </w:rPr>
                <w:t>서비스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253" w:author="조 미현" w:date="2026-05-12T08:12:00Z">
                    <w:rPr>
                      <w:rFonts w:cs="맑은 고딕"/>
                      <w:b/>
                      <w:bCs/>
                      <w:spacing w:val="-14"/>
                    </w:rPr>
                  </w:rPrChange>
                </w:rPr>
                <w:t xml:space="preserve"> 이용 및 이벤트에 따른 보상 지급 대상 확인 및 수령 시의 중복 및 부정 이용의 방지</w:t>
              </w:r>
            </w:ins>
          </w:p>
        </w:tc>
        <w:tc>
          <w:tcPr>
            <w:tcW w:w="2977" w:type="dxa"/>
          </w:tcPr>
          <w:p w14:paraId="695E14D0" w14:textId="6C26C3CB" w:rsidR="00A02D56" w:rsidRPr="00465752" w:rsidRDefault="00A02D56" w:rsidP="00A02D56">
            <w:pPr>
              <w:jc w:val="left"/>
              <w:rPr>
                <w:ins w:id="254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255" w:author="조 미현" w:date="2026-05-11T15:54:00Z"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256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카카오로부터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257" w:author="조 미현" w:date="2026-05-12T08:12:00Z">
                    <w:rPr>
                      <w:rFonts w:cs="맑은 고딕"/>
                      <w:spacing w:val="-14"/>
                      <w:sz w:val="18"/>
                      <w:szCs w:val="20"/>
                    </w:rPr>
                  </w:rPrChange>
                </w:rPr>
                <w:t xml:space="preserve"> 제공받은 이메일·휴대전화번호, Apple</w:t>
              </w:r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258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로부터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259" w:author="조 미현" w:date="2026-05-12T08:12:00Z">
                    <w:rPr>
                      <w:rFonts w:cs="맑은 고딕"/>
                      <w:spacing w:val="-14"/>
                      <w:sz w:val="18"/>
                      <w:szCs w:val="20"/>
                    </w:rPr>
                  </w:rPrChange>
                </w:rPr>
                <w:t xml:space="preserve"> 제공받은 이메일, </w:t>
              </w:r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260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암호화된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261" w:author="조 미현" w:date="2026-05-12T08:12:00Z">
                    <w:rPr>
                      <w:rFonts w:cs="맑은 고딕"/>
                      <w:spacing w:val="-14"/>
                      <w:sz w:val="18"/>
                      <w:szCs w:val="20"/>
                    </w:rPr>
                  </w:rPrChange>
                </w:rPr>
                <w:t xml:space="preserve"> 고객번호</w:t>
              </w:r>
            </w:ins>
          </w:p>
        </w:tc>
        <w:tc>
          <w:tcPr>
            <w:tcW w:w="2097" w:type="dxa"/>
          </w:tcPr>
          <w:p w14:paraId="595161C1" w14:textId="263220DC" w:rsidR="00A02D56" w:rsidRPr="00465752" w:rsidRDefault="00A02D56" w:rsidP="00A02D56">
            <w:pPr>
              <w:jc w:val="left"/>
              <w:rPr>
                <w:ins w:id="262" w:author="조 미현" w:date="2026-05-11T15:54:00Z"/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263" w:author="조 미현" w:date="2026-05-12T08:12:00Z">
                  <w:rPr>
                    <w:ins w:id="264" w:author="조 미현" w:date="2026-05-11T15:54:00Z"/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</w:pPr>
            <w:ins w:id="265" w:author="조 미현" w:date="2026-05-11T15:54:00Z"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66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회원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67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68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탈퇴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69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70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시까지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7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7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또는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7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74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관련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75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76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법령에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77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78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의한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79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280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보관기간까지</w:t>
              </w:r>
            </w:ins>
            <w:commentRangeEnd w:id="240"/>
            <w:r w:rsidR="00465752" w:rsidRPr="00465752">
              <w:rPr>
                <w:rStyle w:val="a6"/>
                <w:rFonts w:asciiTheme="majorHAnsi" w:eastAsiaTheme="majorHAnsi" w:hAnsiTheme="majorHAnsi" w:hint="eastAsia"/>
                <w:color w:val="303030"/>
                <w:shd w:val="clear" w:color="auto" w:fill="FFFFFF"/>
                <w:rPrChange w:id="281" w:author="조 미현" w:date="2026-05-12T08:12:00Z">
                  <w:rPr>
                    <w:rStyle w:val="a6"/>
                    <w:rFonts w:ascii="Google Sans Text" w:hAnsi="Google Sans Text" w:hint="eastAsia"/>
                    <w:b/>
                    <w:bCs/>
                    <w:color w:val="303030"/>
                    <w:sz w:val="20"/>
                    <w:szCs w:val="22"/>
                    <w:shd w:val="clear" w:color="auto" w:fill="FFFFFF"/>
                  </w:rPr>
                </w:rPrChange>
              </w:rPr>
              <w:commentReference w:id="240"/>
            </w:r>
          </w:p>
        </w:tc>
      </w:tr>
      <w:tr w:rsidR="00A02D56" w14:paraId="00DAA6D2" w14:textId="77777777" w:rsidTr="003E756E">
        <w:trPr>
          <w:ins w:id="282" w:author="조 미현" w:date="2026-05-11T15:54:00Z"/>
        </w:trPr>
        <w:tc>
          <w:tcPr>
            <w:tcW w:w="1413" w:type="dxa"/>
          </w:tcPr>
          <w:p w14:paraId="53BADD48" w14:textId="6C2350CA" w:rsidR="00A02D56" w:rsidRPr="00465752" w:rsidRDefault="00A02D56" w:rsidP="00A02D56">
            <w:pPr>
              <w:jc w:val="left"/>
              <w:rPr>
                <w:ins w:id="283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284" w:author="조 미현" w:date="2026-05-11T15:54:00Z"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t>본인 인증</w:t>
              </w:r>
            </w:ins>
          </w:p>
        </w:tc>
        <w:tc>
          <w:tcPr>
            <w:tcW w:w="992" w:type="dxa"/>
          </w:tcPr>
          <w:p w14:paraId="42C7F40B" w14:textId="21DF506B" w:rsidR="00A02D56" w:rsidRPr="00465752" w:rsidRDefault="00A02D56" w:rsidP="00A02D56">
            <w:pPr>
              <w:jc w:val="left"/>
              <w:rPr>
                <w:ins w:id="285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286" w:author="조 미현" w:date="2026-05-11T15:54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필수</w:t>
              </w:r>
            </w:ins>
          </w:p>
        </w:tc>
        <w:tc>
          <w:tcPr>
            <w:tcW w:w="2977" w:type="dxa"/>
          </w:tcPr>
          <w:p w14:paraId="0BEA0F29" w14:textId="1689ABAB" w:rsidR="00A02D56" w:rsidRPr="00465752" w:rsidRDefault="00465752" w:rsidP="00A02D56">
            <w:pPr>
              <w:jc w:val="left"/>
              <w:rPr>
                <w:ins w:id="287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  <w:rPrChange w:id="288" w:author="조 미현" w:date="2026-05-12T08:12:00Z">
                  <w:rPr>
                    <w:ins w:id="289" w:author="조 미현" w:date="2026-05-11T15:54:00Z"/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</w:pPr>
            <w:commentRangeStart w:id="290"/>
            <w:ins w:id="291" w:author="조 미현" w:date="2026-05-12T08:22:00Z">
              <w:r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당첨자 본인확인 및 보상(티켓) 지급</w:t>
              </w:r>
            </w:ins>
            <w:ins w:id="292" w:author="조 미현" w:date="2026-05-12T08:23:00Z">
              <w:r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, 부정 당첨 방지</w:t>
              </w:r>
            </w:ins>
            <w:commentRangeEnd w:id="290"/>
            <w:r w:rsidRPr="00465752">
              <w:rPr>
                <w:rStyle w:val="a6"/>
                <w:rFonts w:asciiTheme="majorHAnsi" w:eastAsiaTheme="majorHAnsi" w:hAnsiTheme="majorHAnsi"/>
                <w:spacing w:val="-14"/>
                <w:rPrChange w:id="293" w:author="조 미현" w:date="2026-05-12T08:12:00Z">
                  <w:rPr>
                    <w:rStyle w:val="a6"/>
                    <w:rFonts w:asciiTheme="majorHAnsi" w:eastAsiaTheme="majorHAnsi" w:hAnsiTheme="majorHAnsi"/>
                    <w:b/>
                    <w:bCs/>
                    <w:spacing w:val="-14"/>
                    <w:sz w:val="20"/>
                    <w:szCs w:val="22"/>
                  </w:rPr>
                </w:rPrChange>
              </w:rPr>
              <w:commentReference w:id="290"/>
            </w:r>
          </w:p>
        </w:tc>
        <w:tc>
          <w:tcPr>
            <w:tcW w:w="2977" w:type="dxa"/>
          </w:tcPr>
          <w:p w14:paraId="2D543E1C" w14:textId="6053B2EE" w:rsidR="00A02D56" w:rsidRPr="00465752" w:rsidRDefault="00A02D56" w:rsidP="00A02D56">
            <w:pPr>
              <w:jc w:val="left"/>
              <w:rPr>
                <w:ins w:id="294" w:author="조 미현" w:date="2026-05-11T15:54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295" w:author="조 미현" w:date="2026-05-11T15:54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성명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t xml:space="preserve">, 생년월일, 성별, 휴대전화번호, 연계정보(CI), </w:t>
              </w:r>
              <w:r w:rsidRPr="00EA39DF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중복가입</w:t>
              </w:r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 xml:space="preserve"> 확인정보(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t>DI)</w:t>
              </w:r>
            </w:ins>
          </w:p>
        </w:tc>
        <w:tc>
          <w:tcPr>
            <w:tcW w:w="2097" w:type="dxa"/>
          </w:tcPr>
          <w:p w14:paraId="13DF8414" w14:textId="079DFF12" w:rsidR="00A02D56" w:rsidRPr="00465752" w:rsidRDefault="00A02D56" w:rsidP="00A02D56">
            <w:pPr>
              <w:jc w:val="left"/>
              <w:rPr>
                <w:ins w:id="296" w:author="조 미현" w:date="2026-05-11T15:54:00Z"/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297" w:author="조 미현" w:date="2026-05-12T08:12:00Z">
                  <w:rPr>
                    <w:ins w:id="298" w:author="조 미현" w:date="2026-05-11T15:54:00Z"/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</w:pPr>
            <w:ins w:id="299" w:author="조 미현" w:date="2026-05-11T15:54:00Z"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00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회원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0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0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탈퇴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0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04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시까지</w:t>
              </w:r>
            </w:ins>
          </w:p>
        </w:tc>
      </w:tr>
      <w:tr w:rsidR="00A02D56" w14:paraId="250DDCE9" w14:textId="77777777" w:rsidTr="003E756E">
        <w:trPr>
          <w:ins w:id="305" w:author="조 미현" w:date="2026-05-11T15:55:00Z"/>
        </w:trPr>
        <w:tc>
          <w:tcPr>
            <w:tcW w:w="1413" w:type="dxa"/>
          </w:tcPr>
          <w:p w14:paraId="2C09CD85" w14:textId="6A1BE893" w:rsidR="00A02D56" w:rsidRPr="00465752" w:rsidRDefault="00A02D56" w:rsidP="00A02D56">
            <w:pPr>
              <w:jc w:val="left"/>
              <w:rPr>
                <w:ins w:id="306" w:author="조 미현" w:date="2026-05-11T15:55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commentRangeStart w:id="307"/>
            <w:ins w:id="308" w:author="조 미현" w:date="2026-05-11T15:55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부정이용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t xml:space="preserve"> 방지</w:t>
              </w:r>
            </w:ins>
          </w:p>
        </w:tc>
        <w:tc>
          <w:tcPr>
            <w:tcW w:w="992" w:type="dxa"/>
          </w:tcPr>
          <w:p w14:paraId="0F1E371E" w14:textId="4BB63288" w:rsidR="00A02D56" w:rsidRPr="00465752" w:rsidRDefault="00A02D56" w:rsidP="00A02D56">
            <w:pPr>
              <w:jc w:val="left"/>
              <w:rPr>
                <w:ins w:id="309" w:author="조 미현" w:date="2026-05-11T15:55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310" w:author="조 미현" w:date="2026-05-11T15:55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필수</w:t>
              </w:r>
            </w:ins>
          </w:p>
        </w:tc>
        <w:tc>
          <w:tcPr>
            <w:tcW w:w="2977" w:type="dxa"/>
          </w:tcPr>
          <w:p w14:paraId="15353E89" w14:textId="27BD7129" w:rsidR="00A02D56" w:rsidRPr="00465752" w:rsidRDefault="00A02D56" w:rsidP="00A02D56">
            <w:pPr>
              <w:jc w:val="left"/>
              <w:rPr>
                <w:ins w:id="311" w:author="조 미현" w:date="2026-05-11T15:55:00Z"/>
                <w:rFonts w:asciiTheme="majorHAnsi" w:eastAsiaTheme="majorHAnsi" w:hAnsiTheme="majorHAnsi"/>
                <w:spacing w:val="-14"/>
                <w:sz w:val="18"/>
                <w:szCs w:val="18"/>
                <w:rPrChange w:id="312" w:author="조 미현" w:date="2026-05-12T08:12:00Z">
                  <w:rPr>
                    <w:ins w:id="313" w:author="조 미현" w:date="2026-05-11T15:55:00Z"/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</w:pPr>
            <w:ins w:id="314" w:author="조 미현" w:date="2026-05-11T15:55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  <w:rPrChange w:id="315" w:author="조 미현" w:date="2026-05-12T08:12:00Z">
                    <w:rPr>
                      <w:rFonts w:asciiTheme="majorHAnsi" w:eastAsiaTheme="majorHAnsi" w:hAnsiTheme="majorHAnsi" w:hint="eastAsia"/>
                      <w:b/>
                      <w:bCs/>
                      <w:spacing w:val="-14"/>
                    </w:rPr>
                  </w:rPrChange>
                </w:rPr>
                <w:t>부정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  <w:rPrChange w:id="316" w:author="조 미현" w:date="2026-05-12T08:12:00Z">
                    <w:rPr>
                      <w:rFonts w:asciiTheme="majorHAnsi" w:eastAsiaTheme="majorHAnsi" w:hAnsiTheme="majorHAnsi"/>
                      <w:b/>
                      <w:bCs/>
                      <w:spacing w:val="-14"/>
                    </w:rPr>
                  </w:rPrChange>
                </w:rPr>
                <w:t xml:space="preserve"> 회원가입 및 어뷰징 방지, 이용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  <w:rPrChange w:id="317" w:author="조 미현" w:date="2026-05-12T08:12:00Z">
                    <w:rPr>
                      <w:rFonts w:asciiTheme="majorHAnsi" w:eastAsiaTheme="majorHAnsi" w:hAnsiTheme="majorHAnsi"/>
                      <w:b/>
                      <w:bCs/>
                      <w:spacing w:val="-14"/>
                    </w:rPr>
                  </w:rPrChange>
                </w:rPr>
                <w:lastRenderedPageBreak/>
                <w:t>약관 위반 제한, 안정적인 서비스 제공</w:t>
              </w:r>
            </w:ins>
          </w:p>
        </w:tc>
        <w:tc>
          <w:tcPr>
            <w:tcW w:w="2977" w:type="dxa"/>
          </w:tcPr>
          <w:p w14:paraId="36ACCFEF" w14:textId="7DB34D1A" w:rsidR="00A02D56" w:rsidRPr="00465752" w:rsidRDefault="00A02D56" w:rsidP="00A02D56">
            <w:pPr>
              <w:jc w:val="left"/>
              <w:rPr>
                <w:ins w:id="318" w:author="조 미현" w:date="2026-05-11T15:55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319" w:author="조 미현" w:date="2026-05-11T15:55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lastRenderedPageBreak/>
                <w:t>서비스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t xml:space="preserve"> 이용 기록(예측/응모/당첨 이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lastRenderedPageBreak/>
                <w:t>력 등), 이메일·휴대전화번호, 암호화된 고객번호, 성명, 생년월일</w:t>
              </w:r>
            </w:ins>
            <w:ins w:id="320" w:author="조 미현" w:date="2026-05-12T08:12:00Z">
              <w:r w:rsidR="00465752"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>,</w:t>
              </w:r>
            </w:ins>
            <w:ins w:id="321" w:author="조 미현" w:date="2026-05-11T15:55:00Z">
              <w:r w:rsidRPr="00465752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t xml:space="preserve"> 중복가입 확인정보(</w:t>
              </w:r>
              <w:r w:rsidRPr="00465752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t xml:space="preserve">DI), </w:t>
              </w:r>
            </w:ins>
            <w:commentRangeStart w:id="322"/>
            <w:ins w:id="323" w:author="조 미현" w:date="2026-05-12T08:13:00Z">
              <w:r w:rsidR="00465752" w:rsidRPr="00954E6B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t>기기 정보(고유 식별자, OS/앱 버전)</w:t>
              </w:r>
            </w:ins>
            <w:commentRangeEnd w:id="322"/>
            <w:r w:rsidR="00465752" w:rsidRPr="00465752">
              <w:rPr>
                <w:rStyle w:val="a6"/>
                <w:rFonts w:asciiTheme="majorHAnsi" w:eastAsiaTheme="majorHAnsi" w:hAnsiTheme="majorHAnsi"/>
                <w:spacing w:val="-14"/>
              </w:rPr>
              <w:commentReference w:id="322"/>
            </w:r>
          </w:p>
        </w:tc>
        <w:tc>
          <w:tcPr>
            <w:tcW w:w="2097" w:type="dxa"/>
          </w:tcPr>
          <w:p w14:paraId="1EB1C637" w14:textId="200552F5" w:rsidR="00A02D56" w:rsidRPr="00465752" w:rsidRDefault="00A02D56" w:rsidP="00A02D56">
            <w:pPr>
              <w:jc w:val="left"/>
              <w:rPr>
                <w:ins w:id="324" w:author="조 미현" w:date="2026-05-11T15:55:00Z"/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325" w:author="조 미현" w:date="2026-05-12T08:12:00Z">
                  <w:rPr>
                    <w:ins w:id="326" w:author="조 미현" w:date="2026-05-11T15:55:00Z"/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</w:pPr>
            <w:ins w:id="327" w:author="조 미현" w:date="2026-05-11T15:55:00Z"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28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lastRenderedPageBreak/>
                <w:t>회원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29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30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탈퇴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3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3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후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3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1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34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년</w:t>
              </w:r>
            </w:ins>
            <w:commentRangeEnd w:id="307"/>
            <w:r w:rsidR="008701C9" w:rsidRPr="00465752">
              <w:rPr>
                <w:rStyle w:val="a6"/>
                <w:rFonts w:asciiTheme="majorHAnsi" w:eastAsiaTheme="majorHAnsi" w:hAnsiTheme="majorHAnsi" w:hint="eastAsia"/>
                <w:color w:val="303030"/>
                <w:shd w:val="clear" w:color="auto" w:fill="FFFFFF"/>
                <w:rPrChange w:id="335" w:author="조 미현" w:date="2026-05-12T08:12:00Z">
                  <w:rPr>
                    <w:rStyle w:val="a6"/>
                    <w:rFonts w:ascii="Google Sans Text" w:hAnsi="Google Sans Text" w:hint="eastAsia"/>
                    <w:b/>
                    <w:bCs/>
                    <w:color w:val="303030"/>
                    <w:sz w:val="20"/>
                    <w:szCs w:val="22"/>
                    <w:shd w:val="clear" w:color="auto" w:fill="FFFFFF"/>
                  </w:rPr>
                </w:rPrChange>
              </w:rPr>
              <w:commentReference w:id="307"/>
            </w:r>
          </w:p>
        </w:tc>
      </w:tr>
      <w:tr w:rsidR="00A02D56" w14:paraId="6B2E72BD" w14:textId="77777777" w:rsidTr="003E756E">
        <w:tc>
          <w:tcPr>
            <w:tcW w:w="1413" w:type="dxa"/>
          </w:tcPr>
          <w:p w14:paraId="7878333B" w14:textId="5C635CA2" w:rsidR="00A02D56" w:rsidRPr="00465752" w:rsidRDefault="00A02D56" w:rsidP="00A02D56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동행자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정보 처리</w:t>
            </w:r>
          </w:p>
        </w:tc>
        <w:tc>
          <w:tcPr>
            <w:tcW w:w="992" w:type="dxa"/>
          </w:tcPr>
          <w:p w14:paraId="36525B57" w14:textId="77777777" w:rsidR="00A02D56" w:rsidRPr="00465752" w:rsidRDefault="00A02D56" w:rsidP="00A02D56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필수</w:t>
            </w:r>
          </w:p>
        </w:tc>
        <w:tc>
          <w:tcPr>
            <w:tcW w:w="2977" w:type="dxa"/>
          </w:tcPr>
          <w:p w14:paraId="1086EAA8" w14:textId="430FF055" w:rsidR="00A02D56" w:rsidRPr="00465752" w:rsidRDefault="00A02D56" w:rsidP="00A02D56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  <w:rPrChange w:id="336" w:author="조 미현" w:date="2026-05-12T08:12:00Z">
                  <w:rPr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  <w:rPrChange w:id="337" w:author="조 미현" w:date="2026-05-12T08:12:00Z">
                  <w:rPr>
                    <w:rFonts w:asciiTheme="majorHAnsi" w:eastAsiaTheme="majorHAnsi" w:hAnsiTheme="majorHAnsi" w:hint="eastAsia"/>
                    <w:b/>
                    <w:bCs/>
                    <w:spacing w:val="-14"/>
                  </w:rPr>
                </w:rPrChange>
              </w:rPr>
              <w:t>경기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  <w:rPrChange w:id="338" w:author="조 미현" w:date="2026-05-12T08:12:00Z">
                  <w:rPr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  <w:t xml:space="preserve"> 티켓 지급을 위한 동행자 식별 및 재판매 방지</w:t>
            </w:r>
          </w:p>
        </w:tc>
        <w:tc>
          <w:tcPr>
            <w:tcW w:w="2977" w:type="dxa"/>
          </w:tcPr>
          <w:p w14:paraId="22E4DE8A" w14:textId="08EE35F2" w:rsidR="00A02D56" w:rsidRPr="00465752" w:rsidRDefault="00A02D56" w:rsidP="00A02D56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당첨자로부터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제공받은 동행자의 성명, 휴대전화번호</w:t>
            </w:r>
          </w:p>
        </w:tc>
        <w:tc>
          <w:tcPr>
            <w:tcW w:w="2097" w:type="dxa"/>
          </w:tcPr>
          <w:p w14:paraId="413A0DC1" w14:textId="0FE3D4B2" w:rsidR="00A02D56" w:rsidRPr="00465752" w:rsidRDefault="00A02D56" w:rsidP="00A02D56">
            <w:pPr>
              <w:jc w:val="left"/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339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</w:pP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340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목적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341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342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달성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343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344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후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345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346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지체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347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348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없이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349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350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파기</w:t>
            </w:r>
          </w:p>
        </w:tc>
      </w:tr>
      <w:tr w:rsidR="00A02D56" w:rsidDel="003D0F09" w14:paraId="7AFE7C77" w14:textId="4230D841" w:rsidTr="003E756E">
        <w:trPr>
          <w:del w:id="351" w:author="조 미현" w:date="2026-05-11T16:25:00Z"/>
        </w:trPr>
        <w:tc>
          <w:tcPr>
            <w:tcW w:w="1413" w:type="dxa"/>
          </w:tcPr>
          <w:p w14:paraId="6FF49D64" w14:textId="2D6668D6" w:rsidR="00A02D56" w:rsidRPr="00465752" w:rsidDel="003D0F09" w:rsidRDefault="00A02D56" w:rsidP="00A02D56">
            <w:pPr>
              <w:jc w:val="left"/>
              <w:rPr>
                <w:del w:id="352" w:author="조 미현" w:date="2026-05-11T16:25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commentRangeStart w:id="353"/>
            <w:del w:id="354" w:author="조 미현" w:date="2026-05-11T16:25:00Z">
              <w:r w:rsidRPr="00465752" w:rsidDel="003D0F09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delText>이벤트</w:delText>
              </w:r>
            </w:del>
          </w:p>
        </w:tc>
        <w:tc>
          <w:tcPr>
            <w:tcW w:w="992" w:type="dxa"/>
          </w:tcPr>
          <w:p w14:paraId="1646F25A" w14:textId="7A0B14E3" w:rsidR="00A02D56" w:rsidRPr="00465752" w:rsidDel="003D0F09" w:rsidRDefault="00A02D56" w:rsidP="00A02D56">
            <w:pPr>
              <w:jc w:val="left"/>
              <w:rPr>
                <w:del w:id="355" w:author="조 미현" w:date="2026-05-11T16:25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del w:id="356" w:author="조 미현" w:date="2026-05-11T16:25:00Z">
              <w:r w:rsidRPr="00465752" w:rsidDel="003D0F09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delText>선택</w:delText>
              </w:r>
            </w:del>
          </w:p>
        </w:tc>
        <w:tc>
          <w:tcPr>
            <w:tcW w:w="2977" w:type="dxa"/>
          </w:tcPr>
          <w:p w14:paraId="3ACC2543" w14:textId="21C9EE24" w:rsidR="00A02D56" w:rsidRPr="00465752" w:rsidDel="003D0F09" w:rsidRDefault="00A02D56" w:rsidP="00A02D56">
            <w:pPr>
              <w:jc w:val="left"/>
              <w:rPr>
                <w:del w:id="357" w:author="조 미현" w:date="2026-05-11T16:25:00Z"/>
                <w:rFonts w:asciiTheme="majorHAnsi" w:eastAsiaTheme="majorHAnsi" w:hAnsiTheme="majorHAnsi"/>
                <w:spacing w:val="-14"/>
                <w:sz w:val="18"/>
                <w:szCs w:val="18"/>
                <w:rPrChange w:id="358" w:author="조 미현" w:date="2026-05-12T08:12:00Z">
                  <w:rPr>
                    <w:del w:id="359" w:author="조 미현" w:date="2026-05-11T16:25:00Z"/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</w:pPr>
            <w:del w:id="360" w:author="조 미현" w:date="2026-05-11T16:25:00Z">
              <w:r w:rsidRPr="00465752" w:rsidDel="003D0F09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  <w:rPrChange w:id="361" w:author="조 미현" w:date="2026-05-12T08:12:00Z">
                    <w:rPr>
                      <w:rFonts w:asciiTheme="majorHAnsi" w:eastAsiaTheme="majorHAnsi" w:hAnsiTheme="majorHAnsi" w:hint="eastAsia"/>
                      <w:b/>
                      <w:bCs/>
                      <w:spacing w:val="-14"/>
                    </w:rPr>
                  </w:rPrChange>
                </w:rPr>
                <w:delText>서비스</w:delText>
              </w:r>
              <w:r w:rsidRPr="00465752" w:rsidDel="003D0F09">
                <w:rPr>
                  <w:rFonts w:asciiTheme="majorHAnsi" w:eastAsiaTheme="majorHAnsi" w:hAnsiTheme="majorHAnsi"/>
                  <w:spacing w:val="-14"/>
                  <w:sz w:val="18"/>
                  <w:szCs w:val="18"/>
                  <w:rPrChange w:id="362" w:author="조 미현" w:date="2026-05-12T08:12:00Z">
                    <w:rPr>
                      <w:rFonts w:asciiTheme="majorHAnsi" w:eastAsiaTheme="majorHAnsi" w:hAnsiTheme="majorHAnsi"/>
                      <w:b/>
                      <w:bCs/>
                      <w:spacing w:val="-14"/>
                    </w:rPr>
                  </w:rPrChange>
                </w:rPr>
                <w:delText xml:space="preserve"> 제공 이벤트의 참여 확인 및 추가 보상 지급</w:delText>
              </w:r>
            </w:del>
          </w:p>
        </w:tc>
        <w:tc>
          <w:tcPr>
            <w:tcW w:w="2977" w:type="dxa"/>
          </w:tcPr>
          <w:p w14:paraId="44BE4884" w14:textId="280D55D9" w:rsidR="00A02D56" w:rsidRPr="00465752" w:rsidDel="003D0F09" w:rsidRDefault="00A02D56" w:rsidP="00A02D56">
            <w:pPr>
              <w:jc w:val="left"/>
              <w:rPr>
                <w:del w:id="363" w:author="조 미현" w:date="2026-05-11T16:25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del w:id="364" w:author="조 미현" w:date="2026-05-11T16:25:00Z">
              <w:r w:rsidRPr="00465752" w:rsidDel="003D0F09">
                <w:rPr>
                  <w:rFonts w:asciiTheme="majorHAnsi" w:eastAsiaTheme="majorHAnsi" w:hAnsiTheme="majorHAnsi" w:hint="eastAsia"/>
                  <w:spacing w:val="-14"/>
                  <w:sz w:val="18"/>
                  <w:szCs w:val="18"/>
                </w:rPr>
                <w:delText>진행 중 이벤트에 대한 참여 이력,</w:delText>
              </w:r>
              <w:r w:rsidRPr="00465752" w:rsidDel="003D0F09">
                <w:rPr>
                  <w:rFonts w:asciiTheme="majorHAnsi" w:eastAsiaTheme="majorHAnsi" w:hAnsiTheme="majorHAnsi"/>
                  <w:spacing w:val="-14"/>
                  <w:sz w:val="18"/>
                  <w:szCs w:val="18"/>
                </w:rPr>
                <w:delText xml:space="preserve"> </w:delText>
              </w:r>
            </w:del>
          </w:p>
        </w:tc>
        <w:tc>
          <w:tcPr>
            <w:tcW w:w="2097" w:type="dxa"/>
          </w:tcPr>
          <w:p w14:paraId="52F0CD3D" w14:textId="62250B56" w:rsidR="00A02D56" w:rsidRPr="00465752" w:rsidDel="003D0F09" w:rsidRDefault="00A02D56" w:rsidP="00A02D56">
            <w:pPr>
              <w:jc w:val="left"/>
              <w:rPr>
                <w:del w:id="365" w:author="조 미현" w:date="2026-05-11T16:25:00Z"/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366" w:author="조 미현" w:date="2026-05-12T08:12:00Z">
                  <w:rPr>
                    <w:del w:id="367" w:author="조 미현" w:date="2026-05-11T16:25:00Z"/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</w:pPr>
            <w:del w:id="368" w:author="조 미현" w:date="2026-05-11T16:25:00Z">
              <w:r w:rsidRPr="00465752" w:rsidDel="003D0F09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69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delText>회원</w:delText>
              </w:r>
              <w:r w:rsidRPr="00465752" w:rsidDel="003D0F09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70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delText xml:space="preserve"> </w:delText>
              </w:r>
              <w:r w:rsidRPr="00465752" w:rsidDel="003D0F09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7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delText>탈퇴</w:delText>
              </w:r>
              <w:r w:rsidRPr="00465752" w:rsidDel="003D0F09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7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delText xml:space="preserve"> </w:delText>
              </w:r>
              <w:r w:rsidRPr="00465752" w:rsidDel="003D0F09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7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delText>또는</w:delText>
              </w:r>
              <w:r w:rsidRPr="00465752" w:rsidDel="003D0F09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74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delText xml:space="preserve"> </w:delText>
              </w:r>
              <w:r w:rsidRPr="00465752" w:rsidDel="003D0F09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75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delText>동의</w:delText>
              </w:r>
              <w:r w:rsidRPr="00465752" w:rsidDel="003D0F09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76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delText xml:space="preserve"> </w:delText>
              </w:r>
              <w:r w:rsidRPr="00465752" w:rsidDel="003D0F09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77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delText>철회</w:delText>
              </w:r>
              <w:r w:rsidRPr="00465752" w:rsidDel="003D0F09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78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delText xml:space="preserve"> </w:delText>
              </w:r>
              <w:r w:rsidRPr="00465752" w:rsidDel="003D0F09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379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delText>시까지</w:delText>
              </w:r>
            </w:del>
            <w:commentRangeEnd w:id="353"/>
            <w:r w:rsidR="003D0F09" w:rsidRPr="00465752">
              <w:rPr>
                <w:rStyle w:val="a6"/>
                <w:rFonts w:asciiTheme="majorHAnsi" w:eastAsiaTheme="majorHAnsi" w:hAnsiTheme="majorHAnsi" w:hint="eastAsia"/>
                <w:color w:val="303030"/>
                <w:shd w:val="clear" w:color="auto" w:fill="FFFFFF"/>
                <w:rPrChange w:id="380" w:author="조 미현" w:date="2026-05-12T08:12:00Z">
                  <w:rPr>
                    <w:rStyle w:val="a6"/>
                    <w:rFonts w:ascii="Google Sans Text" w:hAnsi="Google Sans Text" w:hint="eastAsia"/>
                    <w:b/>
                    <w:bCs/>
                    <w:color w:val="303030"/>
                    <w:sz w:val="20"/>
                    <w:szCs w:val="22"/>
                    <w:shd w:val="clear" w:color="auto" w:fill="FFFFFF"/>
                  </w:rPr>
                </w:rPrChange>
              </w:rPr>
              <w:commentReference w:id="353"/>
            </w:r>
          </w:p>
        </w:tc>
      </w:tr>
      <w:tr w:rsidR="00A02D56" w14:paraId="0A2F0688" w14:textId="77777777" w:rsidTr="003E756E">
        <w:trPr>
          <w:ins w:id="381" w:author="CSH" w:date="2026-05-06T17:05:00Z"/>
        </w:trPr>
        <w:tc>
          <w:tcPr>
            <w:tcW w:w="1413" w:type="dxa"/>
          </w:tcPr>
          <w:p w14:paraId="0B583B38" w14:textId="08529699" w:rsidR="00A02D56" w:rsidRPr="00465752" w:rsidDel="001461C8" w:rsidRDefault="00A02D56" w:rsidP="00A02D56">
            <w:pPr>
              <w:jc w:val="left"/>
              <w:rPr>
                <w:ins w:id="382" w:author="CSH" w:date="2026-05-06T17:05:00Z"/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383" w:author="조 미현" w:date="2026-05-12T08:12:00Z">
                  <w:rPr>
                    <w:ins w:id="384" w:author="CSH" w:date="2026-05-06T17:05:00Z"/>
                    <w:rFonts w:cs="맑은 고딕"/>
                    <w:spacing w:val="-14"/>
                    <w:sz w:val="18"/>
                    <w:szCs w:val="20"/>
                  </w:rPr>
                </w:rPrChange>
              </w:rPr>
            </w:pPr>
            <w:commentRangeStart w:id="385"/>
            <w:ins w:id="386" w:author="CSH" w:date="2026-05-06T17:05:00Z"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387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친구초대</w:t>
              </w:r>
              <w:commentRangeEnd w:id="385"/>
              <w:r w:rsidRPr="00465752">
                <w:rPr>
                  <w:rStyle w:val="a6"/>
                  <w:rFonts w:asciiTheme="majorHAnsi" w:eastAsiaTheme="majorHAnsi" w:hAnsiTheme="majorHAnsi" w:cs="맑은 고딕"/>
                  <w:spacing w:val="-14"/>
                  <w:rPrChange w:id="388" w:author="조 미현" w:date="2026-05-12T08:12:00Z">
                    <w:rPr>
                      <w:rStyle w:val="a6"/>
                      <w:rFonts w:cs="맑은 고딕"/>
                      <w:spacing w:val="-14"/>
                      <w:szCs w:val="20"/>
                    </w:rPr>
                  </w:rPrChange>
                </w:rPr>
                <w:commentReference w:id="385"/>
              </w:r>
            </w:ins>
          </w:p>
        </w:tc>
        <w:tc>
          <w:tcPr>
            <w:tcW w:w="992" w:type="dxa"/>
          </w:tcPr>
          <w:p w14:paraId="52E48206" w14:textId="26B760F2" w:rsidR="00A02D56" w:rsidRPr="00465752" w:rsidDel="001461C8" w:rsidRDefault="00A02D56" w:rsidP="00A02D56">
            <w:pPr>
              <w:jc w:val="left"/>
              <w:rPr>
                <w:ins w:id="389" w:author="CSH" w:date="2026-05-06T17:05:00Z"/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390" w:author="조 미현" w:date="2026-05-12T08:12:00Z">
                  <w:rPr>
                    <w:ins w:id="391" w:author="CSH" w:date="2026-05-06T17:05:00Z"/>
                    <w:rFonts w:cs="맑은 고딕"/>
                    <w:spacing w:val="-14"/>
                    <w:sz w:val="18"/>
                    <w:szCs w:val="20"/>
                  </w:rPr>
                </w:rPrChange>
              </w:rPr>
            </w:pPr>
            <w:ins w:id="392" w:author="CSH" w:date="2026-05-06T17:05:00Z"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393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선택</w:t>
              </w:r>
            </w:ins>
          </w:p>
        </w:tc>
        <w:tc>
          <w:tcPr>
            <w:tcW w:w="2977" w:type="dxa"/>
          </w:tcPr>
          <w:p w14:paraId="235D003D" w14:textId="640EDA63" w:rsidR="00A02D56" w:rsidRPr="00465752" w:rsidDel="001461C8" w:rsidRDefault="00A02D56" w:rsidP="00A02D56">
            <w:pPr>
              <w:jc w:val="left"/>
              <w:rPr>
                <w:ins w:id="394" w:author="CSH" w:date="2026-05-06T17:05:00Z"/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395" w:author="조 미현" w:date="2026-05-12T08:12:00Z">
                  <w:rPr>
                    <w:ins w:id="396" w:author="CSH" w:date="2026-05-06T17:05:00Z"/>
                    <w:rFonts w:cs="맑은 고딕"/>
                    <w:b/>
                    <w:bCs/>
                    <w:spacing w:val="-14"/>
                  </w:rPr>
                </w:rPrChange>
              </w:rPr>
            </w:pPr>
            <w:ins w:id="397" w:author="CSH" w:date="2026-05-06T17:05:00Z"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398" w:author="조 미현" w:date="2026-05-12T08:12:00Z">
                    <w:rPr>
                      <w:rFonts w:cs="맑은 고딕" w:hint="eastAsia"/>
                      <w:b/>
                      <w:bCs/>
                      <w:spacing w:val="-14"/>
                    </w:rPr>
                  </w:rPrChange>
                </w:rPr>
                <w:t>친구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399" w:author="조 미현" w:date="2026-05-12T08:12:00Z">
                    <w:rPr>
                      <w:rFonts w:cs="맑은 고딕"/>
                      <w:b/>
                      <w:bCs/>
                      <w:spacing w:val="-14"/>
                    </w:rPr>
                  </w:rPrChange>
                </w:rPr>
                <w:t xml:space="preserve"> 초대 이벤트 참여 확인 및 보상 지급, </w:t>
              </w:r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400" w:author="조 미현" w:date="2026-05-12T08:12:00Z">
                    <w:rPr>
                      <w:rFonts w:cs="맑은 고딕" w:hint="eastAsia"/>
                      <w:b/>
                      <w:bCs/>
                      <w:spacing w:val="-14"/>
                    </w:rPr>
                  </w:rPrChange>
                </w:rPr>
                <w:t>부정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401" w:author="조 미현" w:date="2026-05-12T08:12:00Z">
                    <w:rPr>
                      <w:rFonts w:cs="맑은 고딕"/>
                      <w:b/>
                      <w:bCs/>
                      <w:spacing w:val="-14"/>
                    </w:rPr>
                  </w:rPrChange>
                </w:rPr>
                <w:t xml:space="preserve"> 참여 방지</w:t>
              </w:r>
            </w:ins>
          </w:p>
        </w:tc>
        <w:tc>
          <w:tcPr>
            <w:tcW w:w="2977" w:type="dxa"/>
          </w:tcPr>
          <w:p w14:paraId="41DEF8C1" w14:textId="28DCE3D4" w:rsidR="00A02D56" w:rsidRPr="00465752" w:rsidDel="001461C8" w:rsidRDefault="00A02D56" w:rsidP="00A02D56">
            <w:pPr>
              <w:jc w:val="left"/>
              <w:rPr>
                <w:ins w:id="402" w:author="CSH" w:date="2026-05-06T17:05:00Z"/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403" w:author="조 미현" w:date="2026-05-12T08:12:00Z">
                  <w:rPr>
                    <w:ins w:id="404" w:author="CSH" w:date="2026-05-06T17:05:00Z"/>
                    <w:rFonts w:cs="맑은 고딕"/>
                    <w:spacing w:val="-14"/>
                    <w:sz w:val="18"/>
                    <w:szCs w:val="20"/>
                  </w:rPr>
                </w:rPrChange>
              </w:rPr>
            </w:pPr>
            <w:commentRangeStart w:id="405"/>
            <w:ins w:id="406" w:author="CSH" w:date="2026-05-06T17:05:00Z"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407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이메일</w:t>
              </w:r>
            </w:ins>
            <w:commentRangeEnd w:id="405"/>
            <w:r w:rsidR="00E50458" w:rsidRPr="00465752">
              <w:rPr>
                <w:rStyle w:val="a6"/>
                <w:rFonts w:asciiTheme="majorHAnsi" w:eastAsiaTheme="majorHAnsi" w:hAnsiTheme="majorHAnsi" w:cs="맑은 고딕"/>
                <w:spacing w:val="-14"/>
                <w:rPrChange w:id="408" w:author="조 미현" w:date="2026-05-12T08:12:00Z">
                  <w:rPr>
                    <w:rStyle w:val="a6"/>
                    <w:rFonts w:cs="맑은 고딕"/>
                    <w:spacing w:val="-14"/>
                    <w:szCs w:val="20"/>
                  </w:rPr>
                </w:rPrChange>
              </w:rPr>
              <w:commentReference w:id="405"/>
            </w:r>
            <w:ins w:id="409" w:author="CSH" w:date="2026-05-06T17:05:00Z"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410" w:author="조 미현" w:date="2026-05-12T08:12:00Z">
                    <w:rPr>
                      <w:rFonts w:cs="맑은 고딕"/>
                      <w:spacing w:val="-14"/>
                      <w:sz w:val="18"/>
                      <w:szCs w:val="20"/>
                    </w:rPr>
                  </w:rPrChange>
                </w:rPr>
                <w:t xml:space="preserve">, </w:t>
              </w:r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411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초대코드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412" w:author="조 미현" w:date="2026-05-12T08:12:00Z">
                    <w:rPr>
                      <w:rFonts w:cs="맑은 고딕"/>
                      <w:spacing w:val="-14"/>
                      <w:sz w:val="18"/>
                      <w:szCs w:val="20"/>
                    </w:rPr>
                  </w:rPrChange>
                </w:rPr>
                <w:t xml:space="preserve">, </w:t>
              </w:r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413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초대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414" w:author="조 미현" w:date="2026-05-12T08:12:00Z">
                    <w:rPr>
                      <w:rFonts w:cs="맑은 고딕"/>
                      <w:spacing w:val="-14"/>
                      <w:sz w:val="18"/>
                      <w:szCs w:val="20"/>
                    </w:rPr>
                  </w:rPrChange>
                </w:rPr>
                <w:t xml:space="preserve"> 관계 정보(초대자 · 피초대자 식별값), </w:t>
              </w:r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415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보상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416" w:author="조 미현" w:date="2026-05-12T08:12:00Z">
                    <w:rPr>
                      <w:rFonts w:cs="맑은 고딕"/>
                      <w:spacing w:val="-14"/>
                      <w:sz w:val="18"/>
                      <w:szCs w:val="20"/>
                    </w:rPr>
                  </w:rPrChange>
                </w:rPr>
                <w:t xml:space="preserve"> 지급 이력</w:t>
              </w:r>
            </w:ins>
          </w:p>
        </w:tc>
        <w:tc>
          <w:tcPr>
            <w:tcW w:w="2097" w:type="dxa"/>
          </w:tcPr>
          <w:p w14:paraId="21F9E0BA" w14:textId="3D1D0A04" w:rsidR="00A02D56" w:rsidRPr="00465752" w:rsidDel="001461C8" w:rsidRDefault="00A02D56" w:rsidP="00A02D56">
            <w:pPr>
              <w:jc w:val="left"/>
              <w:rPr>
                <w:ins w:id="417" w:author="CSH" w:date="2026-05-06T17:05:00Z"/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418" w:author="조 미현" w:date="2026-05-12T08:12:00Z">
                  <w:rPr>
                    <w:ins w:id="419" w:author="CSH" w:date="2026-05-06T17:05:00Z"/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</w:pPr>
            <w:ins w:id="420" w:author="CSH" w:date="2026-05-06T17:05:00Z"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2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회원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2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2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탈퇴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24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25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또는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26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27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동의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28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29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철회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30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3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시까지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3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br/>
                <w:t>(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3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단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34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,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35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중복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36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37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수령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38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39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방지를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40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4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위해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4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4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탈퇴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44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45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시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46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47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이메일을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48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49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별도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50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5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분리하여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5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90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5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일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54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55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간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56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57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보관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58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59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후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60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6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파기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46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)</w:t>
              </w:r>
            </w:ins>
          </w:p>
        </w:tc>
      </w:tr>
      <w:tr w:rsidR="00A02D56" w14:paraId="17916EBB" w14:textId="77777777" w:rsidTr="003E756E">
        <w:trPr>
          <w:ins w:id="463" w:author="CSH" w:date="2026-05-06T17:05:00Z"/>
        </w:trPr>
        <w:tc>
          <w:tcPr>
            <w:tcW w:w="1413" w:type="dxa"/>
          </w:tcPr>
          <w:p w14:paraId="26348C73" w14:textId="1E1618AB" w:rsidR="00A02D56" w:rsidRPr="00465752" w:rsidDel="001461C8" w:rsidRDefault="00A02D56" w:rsidP="00A02D56">
            <w:pPr>
              <w:jc w:val="left"/>
              <w:rPr>
                <w:ins w:id="464" w:author="CSH" w:date="2026-05-06T17:05:00Z"/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465" w:author="조 미현" w:date="2026-05-12T08:12:00Z">
                  <w:rPr>
                    <w:ins w:id="466" w:author="CSH" w:date="2026-05-06T17:05:00Z"/>
                    <w:rFonts w:cs="맑은 고딕"/>
                    <w:spacing w:val="-14"/>
                    <w:sz w:val="18"/>
                    <w:szCs w:val="20"/>
                  </w:rPr>
                </w:rPrChange>
              </w:rPr>
            </w:pPr>
            <w:commentRangeStart w:id="467"/>
            <w:ins w:id="468" w:author="CSH" w:date="2026-05-06T17:05:00Z"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469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팀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470" w:author="조 미현" w:date="2026-05-12T08:12:00Z">
                    <w:rPr>
                      <w:rFonts w:cs="맑은 고딕"/>
                      <w:spacing w:val="-14"/>
                      <w:sz w:val="18"/>
                      <w:szCs w:val="20"/>
                    </w:rPr>
                  </w:rPrChange>
                </w:rPr>
                <w:t xml:space="preserve"> 응원전</w:t>
              </w:r>
              <w:commentRangeEnd w:id="467"/>
              <w:r w:rsidRPr="00465752">
                <w:rPr>
                  <w:rStyle w:val="a6"/>
                  <w:rFonts w:asciiTheme="majorHAnsi" w:eastAsiaTheme="majorHAnsi" w:hAnsiTheme="majorHAnsi" w:cs="맑은 고딕"/>
                  <w:spacing w:val="-14"/>
                  <w:rPrChange w:id="471" w:author="조 미현" w:date="2026-05-12T08:12:00Z">
                    <w:rPr>
                      <w:rStyle w:val="a6"/>
                      <w:rFonts w:cs="맑은 고딕"/>
                      <w:spacing w:val="-14"/>
                      <w:szCs w:val="20"/>
                    </w:rPr>
                  </w:rPrChange>
                </w:rPr>
                <w:commentReference w:id="467"/>
              </w:r>
            </w:ins>
          </w:p>
        </w:tc>
        <w:tc>
          <w:tcPr>
            <w:tcW w:w="992" w:type="dxa"/>
          </w:tcPr>
          <w:p w14:paraId="48FCDB4A" w14:textId="2D67621A" w:rsidR="00A02D56" w:rsidRPr="00465752" w:rsidDel="001461C8" w:rsidRDefault="00A02D56" w:rsidP="00A02D56">
            <w:pPr>
              <w:jc w:val="left"/>
              <w:rPr>
                <w:ins w:id="472" w:author="CSH" w:date="2026-05-06T17:05:00Z"/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473" w:author="조 미현" w:date="2026-05-12T08:12:00Z">
                  <w:rPr>
                    <w:ins w:id="474" w:author="CSH" w:date="2026-05-06T17:05:00Z"/>
                    <w:rFonts w:cs="맑은 고딕"/>
                    <w:spacing w:val="-14"/>
                    <w:sz w:val="18"/>
                    <w:szCs w:val="20"/>
                  </w:rPr>
                </w:rPrChange>
              </w:rPr>
            </w:pPr>
            <w:ins w:id="475" w:author="CSH" w:date="2026-05-06T17:05:00Z"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476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선택</w:t>
              </w:r>
            </w:ins>
          </w:p>
        </w:tc>
        <w:tc>
          <w:tcPr>
            <w:tcW w:w="2977" w:type="dxa"/>
          </w:tcPr>
          <w:p w14:paraId="2775729C" w14:textId="722B3D69" w:rsidR="00A02D56" w:rsidRPr="00465752" w:rsidDel="001461C8" w:rsidRDefault="00A02D56" w:rsidP="00A02D56">
            <w:pPr>
              <w:jc w:val="left"/>
              <w:rPr>
                <w:ins w:id="477" w:author="CSH" w:date="2026-05-06T17:05:00Z"/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478" w:author="조 미현" w:date="2026-05-12T08:12:00Z">
                  <w:rPr>
                    <w:ins w:id="479" w:author="CSH" w:date="2026-05-06T17:05:00Z"/>
                    <w:rFonts w:cs="맑은 고딕"/>
                    <w:b/>
                    <w:bCs/>
                    <w:spacing w:val="-14"/>
                  </w:rPr>
                </w:rPrChange>
              </w:rPr>
            </w:pPr>
            <w:ins w:id="480" w:author="CSH" w:date="2026-05-06T17:05:00Z"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481" w:author="조 미현" w:date="2026-05-12T08:12:00Z">
                    <w:rPr>
                      <w:rFonts w:cs="맑은 고딕" w:hint="eastAsia"/>
                      <w:b/>
                      <w:bCs/>
                      <w:spacing w:val="-14"/>
                    </w:rPr>
                  </w:rPrChange>
                </w:rPr>
                <w:t>팀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482" w:author="조 미현" w:date="2026-05-12T08:12:00Z">
                    <w:rPr>
                      <w:rFonts w:cs="맑은 고딕"/>
                      <w:b/>
                      <w:bCs/>
                      <w:spacing w:val="-14"/>
                    </w:rPr>
                  </w:rPrChange>
                </w:rPr>
                <w:t xml:space="preserve"> 응원전 참여 확인 및 주간 1</w:t>
              </w:r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483" w:author="조 미현" w:date="2026-05-12T08:12:00Z">
                    <w:rPr>
                      <w:rFonts w:cs="맑은 고딕" w:hint="eastAsia"/>
                      <w:b/>
                      <w:bCs/>
                      <w:spacing w:val="-14"/>
                    </w:rPr>
                  </w:rPrChange>
                </w:rPr>
                <w:t>위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484" w:author="조 미현" w:date="2026-05-12T08:12:00Z">
                    <w:rPr>
                      <w:rFonts w:cs="맑은 고딕"/>
                      <w:b/>
                      <w:bCs/>
                      <w:spacing w:val="-14"/>
                    </w:rPr>
                  </w:rPrChange>
                </w:rPr>
                <w:t xml:space="preserve"> 팀 보상(응모권) </w:t>
              </w:r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485" w:author="조 미현" w:date="2026-05-12T08:12:00Z">
                    <w:rPr>
                      <w:rFonts w:cs="맑은 고딕" w:hint="eastAsia"/>
                      <w:b/>
                      <w:bCs/>
                      <w:spacing w:val="-14"/>
                    </w:rPr>
                  </w:rPrChange>
                </w:rPr>
                <w:t>지급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486" w:author="조 미현" w:date="2026-05-12T08:12:00Z">
                    <w:rPr>
                      <w:rFonts w:cs="맑은 고딕"/>
                      <w:b/>
                      <w:bCs/>
                      <w:spacing w:val="-14"/>
                    </w:rPr>
                  </w:rPrChange>
                </w:rPr>
                <w:t xml:space="preserve">, </w:t>
              </w:r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487" w:author="조 미현" w:date="2026-05-12T08:12:00Z">
                    <w:rPr>
                      <w:rFonts w:cs="맑은 고딕" w:hint="eastAsia"/>
                      <w:b/>
                      <w:bCs/>
                      <w:spacing w:val="-14"/>
                    </w:rPr>
                  </w:rPrChange>
                </w:rPr>
                <w:t>부정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488" w:author="조 미현" w:date="2026-05-12T08:12:00Z">
                    <w:rPr>
                      <w:rFonts w:cs="맑은 고딕"/>
                      <w:b/>
                      <w:bCs/>
                      <w:spacing w:val="-14"/>
                    </w:rPr>
                  </w:rPrChange>
                </w:rPr>
                <w:t xml:space="preserve"> 참여 방지</w:t>
              </w:r>
            </w:ins>
          </w:p>
        </w:tc>
        <w:tc>
          <w:tcPr>
            <w:tcW w:w="2977" w:type="dxa"/>
          </w:tcPr>
          <w:p w14:paraId="5FBAA482" w14:textId="7FDFC74C" w:rsidR="00A02D56" w:rsidRPr="00465752" w:rsidDel="001461C8" w:rsidRDefault="00A02D56" w:rsidP="00A02D56">
            <w:pPr>
              <w:jc w:val="left"/>
              <w:rPr>
                <w:ins w:id="489" w:author="CSH" w:date="2026-05-06T17:05:00Z"/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490" w:author="조 미현" w:date="2026-05-12T08:12:00Z">
                  <w:rPr>
                    <w:ins w:id="491" w:author="CSH" w:date="2026-05-06T17:05:00Z"/>
                    <w:rFonts w:cs="맑은 고딕"/>
                    <w:spacing w:val="-14"/>
                    <w:sz w:val="18"/>
                    <w:szCs w:val="20"/>
                  </w:rPr>
                </w:rPrChange>
              </w:rPr>
            </w:pPr>
            <w:ins w:id="492" w:author="CSH" w:date="2026-05-06T17:05:00Z"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493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암호화된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494" w:author="조 미현" w:date="2026-05-12T08:12:00Z">
                    <w:rPr>
                      <w:rFonts w:cs="맑은 고딕"/>
                      <w:spacing w:val="-14"/>
                      <w:sz w:val="18"/>
                      <w:szCs w:val="20"/>
                    </w:rPr>
                  </w:rPrChange>
                </w:rPr>
                <w:t xml:space="preserve"> 고객번호, </w:t>
              </w:r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495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응원팀</w:t>
              </w:r>
              <w:r w:rsidRPr="00465752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496" w:author="조 미현" w:date="2026-05-12T08:12:00Z">
                    <w:rPr>
                      <w:rFonts w:cs="맑은 고딕"/>
                      <w:spacing w:val="-14"/>
                      <w:sz w:val="18"/>
                      <w:szCs w:val="20"/>
                    </w:rPr>
                  </w:rPrChange>
                </w:rPr>
                <w:t xml:space="preserve"> 정보, </w:t>
              </w:r>
              <w:r w:rsidRPr="00465752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  <w:rPrChange w:id="497" w:author="조 미현" w:date="2026-05-12T08:12:00Z">
                    <w:rPr>
                      <w:rFonts w:cs="맑은 고딕" w:hint="eastAsia"/>
                      <w:spacing w:val="-14"/>
                      <w:sz w:val="18"/>
                      <w:szCs w:val="20"/>
                    </w:rPr>
                  </w:rPrChange>
                </w:rPr>
                <w:t>이메일</w:t>
              </w:r>
            </w:ins>
          </w:p>
        </w:tc>
        <w:tc>
          <w:tcPr>
            <w:tcW w:w="2097" w:type="dxa"/>
          </w:tcPr>
          <w:p w14:paraId="16460744" w14:textId="46EDAD03" w:rsidR="00A02D56" w:rsidRPr="00465752" w:rsidDel="001461C8" w:rsidRDefault="00A02D56" w:rsidP="00A02D56">
            <w:pPr>
              <w:jc w:val="left"/>
              <w:rPr>
                <w:ins w:id="498" w:author="CSH" w:date="2026-05-06T17:05:00Z"/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499" w:author="조 미현" w:date="2026-05-12T08:12:00Z">
                  <w:rPr>
                    <w:ins w:id="500" w:author="CSH" w:date="2026-05-06T17:05:00Z"/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</w:pPr>
            <w:ins w:id="501" w:author="CSH" w:date="2026-05-06T17:05:00Z"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0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회원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0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04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탈퇴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05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06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또는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07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08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동의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09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10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철회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1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1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시까지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1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br/>
                <w:t>(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14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단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15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,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16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중복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17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18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수령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19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20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방지를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2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2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위해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2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24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탈퇴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25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26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시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27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28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이메일을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29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30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별도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3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3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분리하여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3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90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34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일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35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36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간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37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38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보관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39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40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후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41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 xml:space="preserve"> 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42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파기</w:t>
              </w:r>
              <w:r w:rsidRPr="00465752">
                <w:rPr>
                  <w:rFonts w:asciiTheme="majorHAnsi" w:eastAsiaTheme="majorHAnsi" w:hAnsiTheme="majorHAnsi" w:hint="eastAsia"/>
                  <w:color w:val="303030"/>
                  <w:sz w:val="18"/>
                  <w:szCs w:val="18"/>
                  <w:shd w:val="clear" w:color="auto" w:fill="FFFFFF"/>
                  <w:rPrChange w:id="543" w:author="조 미현" w:date="2026-05-12T08:12:00Z">
                    <w:rPr>
                      <w:rFonts w:ascii="Google Sans Text" w:hAnsi="Google Sans Text" w:hint="eastAsia"/>
                      <w:b/>
                      <w:bCs/>
                      <w:color w:val="303030"/>
                      <w:shd w:val="clear" w:color="auto" w:fill="FFFFFF"/>
                    </w:rPr>
                  </w:rPrChange>
                </w:rPr>
                <w:t>)</w:t>
              </w:r>
            </w:ins>
          </w:p>
        </w:tc>
      </w:tr>
      <w:tr w:rsidR="00A02D56" w:rsidRPr="003E756E" w14:paraId="737A8525" w14:textId="77777777" w:rsidTr="003E756E">
        <w:tc>
          <w:tcPr>
            <w:tcW w:w="1413" w:type="dxa"/>
            <w:hideMark/>
          </w:tcPr>
          <w:p w14:paraId="45E1A2DC" w14:textId="77777777" w:rsidR="00A02D56" w:rsidRPr="00465752" w:rsidRDefault="00A02D56" w:rsidP="00A02D56">
            <w:pPr>
              <w:jc w:val="left"/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544" w:author="조 미현" w:date="2026-05-12T08:12:00Z">
                  <w:rPr>
                    <w:rFonts w:cs="맑은 고딕"/>
                    <w:spacing w:val="-14"/>
                    <w:sz w:val="18"/>
                    <w:szCs w:val="20"/>
                  </w:rPr>
                </w:rPrChange>
              </w:rPr>
            </w:pPr>
            <w:r w:rsidRPr="00465752"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545" w:author="조 미현" w:date="2026-05-12T08:12:00Z">
                  <w:rPr>
                    <w:rFonts w:cs="맑은 고딕"/>
                    <w:spacing w:val="-14"/>
                    <w:sz w:val="18"/>
                    <w:szCs w:val="20"/>
                  </w:rPr>
                </w:rPrChange>
              </w:rPr>
              <w:t>커뮤니티</w:t>
            </w:r>
          </w:p>
        </w:tc>
        <w:tc>
          <w:tcPr>
            <w:tcW w:w="992" w:type="dxa"/>
            <w:hideMark/>
          </w:tcPr>
          <w:p w14:paraId="7C31B8A5" w14:textId="77777777" w:rsidR="00A02D56" w:rsidRPr="00465752" w:rsidRDefault="00A02D56" w:rsidP="00A02D56">
            <w:pPr>
              <w:jc w:val="left"/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546" w:author="조 미현" w:date="2026-05-12T08:12:00Z">
                  <w:rPr>
                    <w:rFonts w:cs="맑은 고딕"/>
                    <w:spacing w:val="-14"/>
                    <w:sz w:val="18"/>
                    <w:szCs w:val="20"/>
                  </w:rPr>
                </w:rPrChange>
              </w:rPr>
            </w:pPr>
            <w:r w:rsidRPr="00465752"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547" w:author="조 미현" w:date="2026-05-12T08:12:00Z">
                  <w:rPr>
                    <w:rFonts w:cs="맑은 고딕"/>
                    <w:spacing w:val="-14"/>
                    <w:sz w:val="18"/>
                    <w:szCs w:val="20"/>
                  </w:rPr>
                </w:rPrChange>
              </w:rPr>
              <w:t>선택</w:t>
            </w:r>
          </w:p>
        </w:tc>
        <w:tc>
          <w:tcPr>
            <w:tcW w:w="2977" w:type="dxa"/>
            <w:hideMark/>
          </w:tcPr>
          <w:p w14:paraId="1A859345" w14:textId="77777777" w:rsidR="00A02D56" w:rsidRPr="00465752" w:rsidRDefault="00A02D56" w:rsidP="00A02D56">
            <w:pPr>
              <w:jc w:val="left"/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548" w:author="조 미현" w:date="2026-05-12T08:12:00Z">
                  <w:rPr>
                    <w:rFonts w:cs="맑은 고딕"/>
                    <w:spacing w:val="-14"/>
                    <w:sz w:val="18"/>
                    <w:szCs w:val="20"/>
                  </w:rPr>
                </w:rPrChange>
              </w:rPr>
            </w:pPr>
            <w:r w:rsidRPr="00465752"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549" w:author="조 미현" w:date="2026-05-12T08:12:00Z">
                  <w:rPr>
                    <w:rFonts w:cs="맑은 고딕"/>
                    <w:spacing w:val="-14"/>
                    <w:sz w:val="18"/>
                    <w:szCs w:val="20"/>
                  </w:rPr>
                </w:rPrChange>
              </w:rPr>
              <w:t>커뮤니티 서비스 제공</w:t>
            </w:r>
          </w:p>
        </w:tc>
        <w:tc>
          <w:tcPr>
            <w:tcW w:w="2977" w:type="dxa"/>
            <w:hideMark/>
          </w:tcPr>
          <w:p w14:paraId="116F8554" w14:textId="0B688F66" w:rsidR="00A02D56" w:rsidRPr="00465752" w:rsidRDefault="00402C71" w:rsidP="00A02D56">
            <w:pPr>
              <w:jc w:val="left"/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550" w:author="조 미현" w:date="2026-05-12T08:12:00Z">
                  <w:rPr>
                    <w:rFonts w:cs="맑은 고딕"/>
                    <w:spacing w:val="-14"/>
                    <w:sz w:val="18"/>
                    <w:szCs w:val="20"/>
                  </w:rPr>
                </w:rPrChange>
              </w:rPr>
            </w:pPr>
            <w:ins w:id="551" w:author="조 미현" w:date="2026-05-12T09:58:00Z">
              <w:r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</w:rPr>
                <w:t>회원</w:t>
              </w:r>
            </w:ins>
            <w:del w:id="552" w:author="조 미현" w:date="2026-05-12T09:58:00Z">
              <w:r w:rsidR="00A02D56" w:rsidRPr="00465752" w:rsidDel="00402C71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  <w:rPrChange w:id="553" w:author="조 미현" w:date="2026-05-12T08:12:00Z">
                    <w:rPr>
                      <w:rFonts w:cs="맑은 고딕"/>
                      <w:spacing w:val="-14"/>
                      <w:sz w:val="18"/>
                      <w:szCs w:val="20"/>
                    </w:rPr>
                  </w:rPrChange>
                </w:rPr>
                <w:delText>유저</w:delText>
              </w:r>
            </w:del>
            <w:r w:rsidR="00A02D56" w:rsidRPr="00465752"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554" w:author="조 미현" w:date="2026-05-12T08:12:00Z">
                  <w:rPr>
                    <w:rFonts w:cs="맑은 고딕"/>
                    <w:spacing w:val="-14"/>
                    <w:sz w:val="18"/>
                    <w:szCs w:val="20"/>
                  </w:rPr>
                </w:rPrChange>
              </w:rPr>
              <w:t xml:space="preserve"> 식별키, 프로필 정보(닉네임, 응원팀), 서비스 이용 기록</w:t>
            </w:r>
            <w:commentRangeStart w:id="555"/>
            <w:ins w:id="556" w:author="조 미현" w:date="2026-05-12T09:44:00Z">
              <w:r w:rsidR="00C04E09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</w:rPr>
                <w:t>(게</w:t>
              </w:r>
            </w:ins>
            <w:ins w:id="557" w:author="조 미현" w:date="2026-05-12T09:45:00Z">
              <w:r w:rsidR="00C04E09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</w:rPr>
                <w:t>시물댓</w:t>
              </w:r>
              <w:r w:rsidR="00C04E09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</w:rPr>
                <w:t>〮</w:t>
              </w:r>
              <w:r w:rsidR="00C04E09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</w:rPr>
                <w:t>글 작성 이력, 신고제</w:t>
              </w:r>
              <w:r w:rsidR="00C04E09">
                <w:rPr>
                  <w:rFonts w:asciiTheme="majorHAnsi" w:eastAsiaTheme="majorHAnsi" w:hAnsiTheme="majorHAnsi" w:cs="맑은 고딕"/>
                  <w:spacing w:val="-14"/>
                  <w:sz w:val="18"/>
                  <w:szCs w:val="18"/>
                </w:rPr>
                <w:t>〮</w:t>
              </w:r>
              <w:r w:rsidR="00C04E09">
                <w:rPr>
                  <w:rFonts w:asciiTheme="majorHAnsi" w:eastAsiaTheme="majorHAnsi" w:hAnsiTheme="majorHAnsi" w:cs="맑은 고딕" w:hint="eastAsia"/>
                  <w:spacing w:val="-14"/>
                  <w:sz w:val="18"/>
                  <w:szCs w:val="18"/>
                </w:rPr>
                <w:t>재 이력)</w:t>
              </w:r>
            </w:ins>
            <w:commentRangeEnd w:id="555"/>
            <w:r w:rsidR="00C04E09" w:rsidRPr="00465752">
              <w:rPr>
                <w:rStyle w:val="a6"/>
                <w:rFonts w:asciiTheme="majorHAnsi" w:eastAsiaTheme="majorHAnsi" w:hAnsiTheme="majorHAnsi" w:cs="맑은 고딕"/>
                <w:spacing w:val="-14"/>
                <w:rPrChange w:id="558" w:author="조 미현" w:date="2026-05-12T08:12:00Z">
                  <w:rPr>
                    <w:rStyle w:val="a6"/>
                    <w:rFonts w:cs="맑은 고딕"/>
                    <w:spacing w:val="-14"/>
                    <w:szCs w:val="20"/>
                  </w:rPr>
                </w:rPrChange>
              </w:rPr>
              <w:commentReference w:id="555"/>
            </w:r>
          </w:p>
        </w:tc>
        <w:tc>
          <w:tcPr>
            <w:tcW w:w="2097" w:type="dxa"/>
            <w:hideMark/>
          </w:tcPr>
          <w:p w14:paraId="7E5A9106" w14:textId="77777777" w:rsidR="00A02D56" w:rsidRPr="00465752" w:rsidRDefault="00A02D56" w:rsidP="00A02D56">
            <w:pPr>
              <w:jc w:val="left"/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559" w:author="조 미현" w:date="2026-05-12T08:12:00Z">
                  <w:rPr>
                    <w:rFonts w:cs="맑은 고딕"/>
                    <w:spacing w:val="-14"/>
                    <w:sz w:val="18"/>
                    <w:szCs w:val="20"/>
                  </w:rPr>
                </w:rPrChange>
              </w:rPr>
            </w:pPr>
            <w:r w:rsidRPr="00465752">
              <w:rPr>
                <w:rFonts w:asciiTheme="majorHAnsi" w:eastAsiaTheme="majorHAnsi" w:hAnsiTheme="majorHAnsi" w:cs="맑은 고딕"/>
                <w:spacing w:val="-14"/>
                <w:sz w:val="18"/>
                <w:szCs w:val="18"/>
                <w:rPrChange w:id="560" w:author="조 미현" w:date="2026-05-12T08:12:00Z">
                  <w:rPr>
                    <w:rFonts w:cs="맑은 고딕"/>
                    <w:spacing w:val="-14"/>
                    <w:sz w:val="18"/>
                    <w:szCs w:val="20"/>
                  </w:rPr>
                </w:rPrChange>
              </w:rPr>
              <w:t>회원 탈퇴 또는 동의 철회시까지 (단, 관련 법령에 따라 보존할 필요가 있는 경우는 해당 보존 기간)</w:t>
            </w:r>
          </w:p>
        </w:tc>
      </w:tr>
      <w:tr w:rsidR="00A02D56" w14:paraId="63A18609" w14:textId="77777777" w:rsidTr="003E756E">
        <w:tc>
          <w:tcPr>
            <w:tcW w:w="1413" w:type="dxa"/>
          </w:tcPr>
          <w:p w14:paraId="0FF9E33C" w14:textId="662CB00E" w:rsidR="00A02D56" w:rsidRPr="00465752" w:rsidRDefault="00A02D56" w:rsidP="00A02D56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보상형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광고 참여</w:t>
            </w:r>
          </w:p>
        </w:tc>
        <w:tc>
          <w:tcPr>
            <w:tcW w:w="992" w:type="dxa"/>
          </w:tcPr>
          <w:p w14:paraId="008F2DF9" w14:textId="1DA11D54" w:rsidR="00A02D56" w:rsidRPr="00465752" w:rsidRDefault="00A02D56" w:rsidP="00A02D56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선택</w:t>
            </w:r>
          </w:p>
        </w:tc>
        <w:tc>
          <w:tcPr>
            <w:tcW w:w="2977" w:type="dxa"/>
          </w:tcPr>
          <w:p w14:paraId="0FE34D47" w14:textId="4CDE45DF" w:rsidR="00A02D56" w:rsidRPr="00465752" w:rsidRDefault="00A02D56" w:rsidP="00A02D56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  <w:rPrChange w:id="561" w:author="조 미현" w:date="2026-05-12T08:12:00Z">
                  <w:rPr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  <w:rPrChange w:id="562" w:author="조 미현" w:date="2026-05-12T08:12:00Z">
                  <w:rPr>
                    <w:rFonts w:asciiTheme="majorHAnsi" w:eastAsiaTheme="majorHAnsi" w:hAnsiTheme="majorHAnsi" w:hint="eastAsia"/>
                    <w:b/>
                    <w:bCs/>
                    <w:spacing w:val="-14"/>
                  </w:rPr>
                </w:rPrChange>
              </w:rPr>
              <w:t>보상형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  <w:rPrChange w:id="563" w:author="조 미현" w:date="2026-05-12T08:12:00Z">
                  <w:rPr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  <w:t xml:space="preserve"> 광고 노출/시청 확인, 보상 지급 및 부정 참여 방지</w:t>
            </w:r>
          </w:p>
        </w:tc>
        <w:tc>
          <w:tcPr>
            <w:tcW w:w="2977" w:type="dxa"/>
          </w:tcPr>
          <w:p w14:paraId="1E184987" w14:textId="35B67FF5" w:rsidR="00A02D56" w:rsidRPr="00465752" w:rsidRDefault="00A02D56" w:rsidP="00A02D56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광고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노출·클릭·시청 기록, 광고식별자(ADID, IDFA),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암호화된 고객번호,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보상 지급 이력</w:t>
            </w:r>
          </w:p>
        </w:tc>
        <w:tc>
          <w:tcPr>
            <w:tcW w:w="2097" w:type="dxa"/>
          </w:tcPr>
          <w:p w14:paraId="24C98FE2" w14:textId="19622589" w:rsidR="00A02D56" w:rsidRPr="00465752" w:rsidRDefault="00A02D56" w:rsidP="00A02D56">
            <w:pPr>
              <w:jc w:val="left"/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64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</w:pP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65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회원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66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67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탈퇴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68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69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또는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70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71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동의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72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73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철회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74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75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시까지</w:t>
            </w:r>
          </w:p>
        </w:tc>
      </w:tr>
      <w:tr w:rsidR="00A02D56" w14:paraId="75F3112A" w14:textId="77777777" w:rsidTr="003E756E">
        <w:tc>
          <w:tcPr>
            <w:tcW w:w="1413" w:type="dxa"/>
          </w:tcPr>
          <w:p w14:paraId="7BFC91AE" w14:textId="357EEF98" w:rsidR="00A02D56" w:rsidRPr="00465752" w:rsidRDefault="00A02D56" w:rsidP="00A02D56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마케팅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정보 제공</w:t>
            </w:r>
          </w:p>
        </w:tc>
        <w:tc>
          <w:tcPr>
            <w:tcW w:w="992" w:type="dxa"/>
          </w:tcPr>
          <w:p w14:paraId="236DAAD6" w14:textId="35A68EBD" w:rsidR="00A02D56" w:rsidRPr="00465752" w:rsidRDefault="00A02D56" w:rsidP="00A02D56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선택</w:t>
            </w:r>
          </w:p>
        </w:tc>
        <w:tc>
          <w:tcPr>
            <w:tcW w:w="2977" w:type="dxa"/>
          </w:tcPr>
          <w:p w14:paraId="413F9980" w14:textId="58FBBC51" w:rsidR="00A02D56" w:rsidRPr="00465752" w:rsidRDefault="00A02D56" w:rsidP="00A02D56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  <w:rPrChange w:id="576" w:author="조 미현" w:date="2026-05-12T08:12:00Z">
                  <w:rPr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  <w:rPrChange w:id="577" w:author="조 미현" w:date="2026-05-12T08:12:00Z">
                  <w:rPr>
                    <w:rFonts w:asciiTheme="majorHAnsi" w:eastAsiaTheme="majorHAnsi" w:hAnsiTheme="majorHAnsi" w:hint="eastAsia"/>
                    <w:b/>
                    <w:bCs/>
                    <w:spacing w:val="-14"/>
                  </w:rPr>
                </w:rPrChange>
              </w:rPr>
              <w:t>이벤트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  <w:rPrChange w:id="578" w:author="조 미현" w:date="2026-05-12T08:12:00Z">
                  <w:rPr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  <w:t xml:space="preserve">, 프로모션 안내 및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  <w:rPrChange w:id="579" w:author="조 미현" w:date="2026-05-12T08:12:00Z">
                  <w:rPr>
                    <w:rFonts w:asciiTheme="majorHAnsi" w:eastAsiaTheme="majorHAnsi" w:hAnsiTheme="majorHAnsi" w:hint="eastAsia"/>
                    <w:b/>
                    <w:bCs/>
                    <w:spacing w:val="-14"/>
                  </w:rPr>
                </w:rPrChange>
              </w:rPr>
              <w:t>제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  <w:rPrChange w:id="580" w:author="조 미현" w:date="2026-05-12T08:12:00Z">
                  <w:rPr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  <w:t xml:space="preserve">3자 제공 광고를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  <w:rPrChange w:id="581" w:author="조 미현" w:date="2026-05-12T08:12:00Z">
                  <w:rPr>
                    <w:rFonts w:asciiTheme="majorHAnsi" w:eastAsiaTheme="majorHAnsi" w:hAnsiTheme="majorHAnsi" w:hint="eastAsia"/>
                    <w:b/>
                    <w:bCs/>
                    <w:spacing w:val="-14"/>
                  </w:rPr>
                </w:rPrChange>
              </w:rPr>
              <w:t>포함한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  <w:rPrChange w:id="582" w:author="조 미현" w:date="2026-05-12T08:12:00Z">
                  <w:rPr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  <w:t xml:space="preserve"> 맞춤형 혜택 정보 제공,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  <w:rPrChange w:id="583" w:author="조 미현" w:date="2026-05-12T08:12:00Z">
                  <w:rPr>
                    <w:rFonts w:asciiTheme="majorHAnsi" w:eastAsiaTheme="majorHAnsi" w:hAnsiTheme="majorHAnsi" w:hint="eastAsia"/>
                    <w:b/>
                    <w:bCs/>
                    <w:spacing w:val="-14"/>
                  </w:rPr>
                </w:rPrChange>
              </w:rPr>
              <w:t>마케팅을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  <w:rPrChange w:id="584" w:author="조 미현" w:date="2026-05-12T08:12:00Z">
                  <w:rPr>
                    <w:rFonts w:asciiTheme="majorHAnsi" w:eastAsiaTheme="majorHAnsi" w:hAnsiTheme="majorHAnsi"/>
                    <w:b/>
                    <w:bCs/>
                    <w:spacing w:val="-14"/>
                  </w:rPr>
                </w:rPrChange>
              </w:rPr>
              <w:t xml:space="preserve"> 위한 서비스 통계 및 분석</w:t>
            </w:r>
          </w:p>
        </w:tc>
        <w:tc>
          <w:tcPr>
            <w:tcW w:w="2977" w:type="dxa"/>
          </w:tcPr>
          <w:p w14:paraId="3FF0A176" w14:textId="28DEA7AC" w:rsidR="00A02D56" w:rsidRPr="00465752" w:rsidRDefault="00A02D56" w:rsidP="00A02D56">
            <w:pPr>
              <w:jc w:val="left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암호화된 고객번호,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이메일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>, 휴대전화번호, 응원팀, 서비스 이용 기록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,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광고식별자(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ADID, IDFA),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성별,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연령대,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쿠키 등 자동 수집 정보,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접속 로그(</w:t>
            </w:r>
            <w:r w:rsidRPr="00465752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>IP</w:t>
            </w:r>
            <w:r w:rsidRPr="00465752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주소)</w:t>
            </w:r>
          </w:p>
        </w:tc>
        <w:tc>
          <w:tcPr>
            <w:tcW w:w="2097" w:type="dxa"/>
          </w:tcPr>
          <w:p w14:paraId="0D6EFD2B" w14:textId="1F67BABE" w:rsidR="00A02D56" w:rsidRPr="00465752" w:rsidRDefault="00A02D56" w:rsidP="00A02D56">
            <w:pPr>
              <w:jc w:val="left"/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85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</w:pP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86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회원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87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88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탈퇴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89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90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또는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91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92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동의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93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94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철회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95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 xml:space="preserve"> </w:t>
            </w:r>
            <w:r w:rsidRPr="00465752">
              <w:rPr>
                <w:rFonts w:asciiTheme="majorHAnsi" w:eastAsiaTheme="majorHAnsi" w:hAnsiTheme="majorHAnsi" w:hint="eastAsia"/>
                <w:color w:val="303030"/>
                <w:sz w:val="18"/>
                <w:szCs w:val="18"/>
                <w:shd w:val="clear" w:color="auto" w:fill="FFFFFF"/>
                <w:rPrChange w:id="596" w:author="조 미현" w:date="2026-05-12T08:12:00Z">
                  <w:rPr>
                    <w:rFonts w:ascii="Google Sans Text" w:hAnsi="Google Sans Text" w:hint="eastAsia"/>
                    <w:b/>
                    <w:bCs/>
                    <w:color w:val="303030"/>
                    <w:shd w:val="clear" w:color="auto" w:fill="FFFFFF"/>
                  </w:rPr>
                </w:rPrChange>
              </w:rPr>
              <w:t>시까지</w:t>
            </w:r>
          </w:p>
        </w:tc>
      </w:tr>
    </w:tbl>
    <w:p w14:paraId="10F9292C" w14:textId="77777777" w:rsidR="00FC27D1" w:rsidRDefault="00FC27D1" w:rsidP="000F02A4">
      <w:pPr>
        <w:jc w:val="left"/>
        <w:rPr>
          <w:ins w:id="597" w:author="조 미현" w:date="2026-05-11T16:31:00Z"/>
          <w:rFonts w:asciiTheme="majorHAnsi" w:eastAsiaTheme="majorHAnsi" w:hAnsiTheme="majorHAnsi"/>
          <w:b/>
          <w:bCs/>
          <w:spacing w:val="-14"/>
          <w:sz w:val="18"/>
          <w:szCs w:val="20"/>
        </w:rPr>
      </w:pPr>
    </w:p>
    <w:p w14:paraId="16421FFE" w14:textId="77777777" w:rsidR="007C2521" w:rsidRPr="003B69F6" w:rsidRDefault="007C2521" w:rsidP="000F02A4">
      <w:pPr>
        <w:jc w:val="left"/>
        <w:rPr>
          <w:rFonts w:asciiTheme="majorHAnsi" w:eastAsiaTheme="majorHAnsi" w:hAnsiTheme="majorHAnsi"/>
          <w:b/>
          <w:bCs/>
          <w:spacing w:val="-14"/>
          <w:sz w:val="18"/>
          <w:szCs w:val="20"/>
        </w:rPr>
      </w:pPr>
    </w:p>
    <w:p w14:paraId="42B89966" w14:textId="64A2C07F" w:rsidR="00005B01" w:rsidRPr="004818DA" w:rsidRDefault="00005B01" w:rsidP="000F02A4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8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8"/>
        </w:rPr>
        <w:t xml:space="preserve">제 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8"/>
        </w:rPr>
        <w:t xml:space="preserve">2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8"/>
        </w:rPr>
        <w:t>조(개인정보 보유 및 이용기간)</w:t>
      </w:r>
      <w:r w:rsidR="00AB1123" w:rsidRPr="004818DA">
        <w:rPr>
          <w:rFonts w:asciiTheme="majorHAnsi" w:eastAsiaTheme="majorHAnsi" w:hAnsiTheme="majorHAnsi"/>
          <w:b/>
          <w:bCs/>
          <w:spacing w:val="-14"/>
          <w:sz w:val="24"/>
          <w:szCs w:val="28"/>
        </w:rPr>
        <w:t xml:space="preserve"> </w:t>
      </w:r>
    </w:p>
    <w:p w14:paraId="01859C79" w14:textId="1A9195F9" w:rsidR="00005B01" w:rsidRPr="004818DA" w:rsidRDefault="00005B01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1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.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 xml:space="preserve">회사는 </w:t>
      </w:r>
      <w:r w:rsidR="002F76F3"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이용자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로부터 개인정보를 수집 시에 동의 받은 개인정보 이용 및 보유기간 내에서 개인정보를 보관 및 이용합니다.</w:t>
      </w:r>
    </w:p>
    <w:p w14:paraId="058F8D65" w14:textId="48C069BB" w:rsidR="00005B01" w:rsidRPr="004818DA" w:rsidRDefault="00005B01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2. </w:t>
      </w:r>
      <w:r w:rsidR="002F76F3"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이용자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가 서비스</w:t>
      </w:r>
      <w:r w:rsidR="002F76F3"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 xml:space="preserve"> 탈퇴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를 요청하거나 개인정보 수집 및 이용에 대한 동의를 철회하는 경우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및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개인정보의 삭제를 요청하는 경우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철회/삭제를 요청한 범위의 개인정보를 지체없이 파기합니다.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단,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상법,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국세기본법 등 전자상거래 등에서의 소비자 보호에 관한 법률 등 관계 법령에 따라 개인정보를 계속 보존하여야 하는 경우에는,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해당 개인정보를 별도로 분리하여 저장관</w:t>
      </w:r>
      <w:r w:rsidR="001752CC">
        <w:rPr>
          <w:rFonts w:asciiTheme="majorHAnsi" w:eastAsiaTheme="majorHAnsi" w:hAnsiTheme="majorHAnsi"/>
          <w:spacing w:val="-14"/>
          <w:sz w:val="18"/>
          <w:szCs w:val="20"/>
        </w:rPr>
        <w:t>〮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리합니다.</w:t>
      </w:r>
      <w:r w:rsidRPr="004818DA">
        <w:rPr>
          <w:rFonts w:asciiTheme="majorHAnsi" w:eastAsiaTheme="majorHAnsi" w:hAnsiTheme="majorHAnsi"/>
          <w:spacing w:val="-14"/>
          <w:sz w:val="18"/>
          <w:szCs w:val="20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20"/>
        </w:rPr>
        <w:t>이 경우 회사는 보관하는 정보를 그 보관의 목적으로만 이용하며 보존 기간은 다음과 같습니다.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90"/>
        <w:gridCol w:w="3118"/>
        <w:gridCol w:w="1508"/>
      </w:tblGrid>
      <w:tr w:rsidR="00005B01" w:rsidRPr="004818DA" w14:paraId="081E35B8" w14:textId="77777777" w:rsidTr="008B41F2">
        <w:tc>
          <w:tcPr>
            <w:tcW w:w="4390" w:type="dxa"/>
            <w:shd w:val="clear" w:color="auto" w:fill="D9D9D9" w:themeFill="background1" w:themeFillShade="D9"/>
          </w:tcPr>
          <w:p w14:paraId="5D181DDA" w14:textId="36052D41" w:rsidR="00005B01" w:rsidRPr="004818DA" w:rsidRDefault="008B41F2" w:rsidP="00E3188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 w:rsidRPr="004818DA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근거법령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013E20B2" w14:textId="5C11585E" w:rsidR="00005B01" w:rsidRPr="004818DA" w:rsidRDefault="008B41F2" w:rsidP="00E3188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 w:rsidRPr="004818DA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보존정보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477900BD" w14:textId="5F13369A" w:rsidR="00005B01" w:rsidRPr="004818DA" w:rsidRDefault="008B41F2" w:rsidP="00E3188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 w:rsidRPr="004818DA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보존기간</w:t>
            </w:r>
          </w:p>
        </w:tc>
      </w:tr>
      <w:tr w:rsidR="00F5532D" w:rsidRPr="004818DA" w14:paraId="5CC18C9B" w14:textId="77777777" w:rsidTr="004139D7">
        <w:tc>
          <w:tcPr>
            <w:tcW w:w="4390" w:type="dxa"/>
            <w:vMerge w:val="restart"/>
            <w:vAlign w:val="center"/>
          </w:tcPr>
          <w:p w14:paraId="09FF97BB" w14:textId="6952A3FE" w:rsidR="00F5532D" w:rsidRPr="004818DA" w:rsidRDefault="00F5532D" w:rsidP="004139D7">
            <w:pP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「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전자상거래 등에서의 소비자보호에 관한 법률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」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제 6 조</w:t>
            </w:r>
          </w:p>
        </w:tc>
        <w:tc>
          <w:tcPr>
            <w:tcW w:w="3118" w:type="dxa"/>
          </w:tcPr>
          <w:p w14:paraId="2D6CAA24" w14:textId="08A57497" w:rsidR="00F5532D" w:rsidRPr="004818DA" w:rsidRDefault="00F5532D" w:rsidP="000F02A4">
            <w:pPr>
              <w:jc w:val="left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계약 또는 청약철회에 관한 기록</w:t>
            </w:r>
          </w:p>
        </w:tc>
        <w:tc>
          <w:tcPr>
            <w:tcW w:w="1508" w:type="dxa"/>
          </w:tcPr>
          <w:p w14:paraId="3CC7EC50" w14:textId="4E64C415" w:rsidR="00F5532D" w:rsidRPr="004139D7" w:rsidRDefault="00F5532D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5년</w:t>
            </w:r>
          </w:p>
        </w:tc>
      </w:tr>
      <w:tr w:rsidR="00F5532D" w:rsidRPr="004818DA" w14:paraId="0811834C" w14:textId="77777777" w:rsidTr="004139D7">
        <w:tc>
          <w:tcPr>
            <w:tcW w:w="4390" w:type="dxa"/>
            <w:vMerge/>
            <w:vAlign w:val="center"/>
          </w:tcPr>
          <w:p w14:paraId="083C0475" w14:textId="2B462D9C" w:rsidR="00F5532D" w:rsidRPr="004818DA" w:rsidRDefault="00F5532D" w:rsidP="00632D24">
            <w:pP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</w:p>
        </w:tc>
        <w:tc>
          <w:tcPr>
            <w:tcW w:w="3118" w:type="dxa"/>
          </w:tcPr>
          <w:p w14:paraId="0183B06F" w14:textId="6727C03D" w:rsidR="00F5532D" w:rsidRPr="004818DA" w:rsidRDefault="00F5532D" w:rsidP="000F02A4">
            <w:pPr>
              <w:jc w:val="left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대금결제 및 재화의 공급에 관한 기록</w:t>
            </w:r>
          </w:p>
        </w:tc>
        <w:tc>
          <w:tcPr>
            <w:tcW w:w="1508" w:type="dxa"/>
          </w:tcPr>
          <w:p w14:paraId="34144115" w14:textId="7D112D62" w:rsidR="00F5532D" w:rsidRPr="004139D7" w:rsidRDefault="00F5532D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5년</w:t>
            </w:r>
          </w:p>
        </w:tc>
      </w:tr>
      <w:tr w:rsidR="00F5532D" w:rsidRPr="004818DA" w14:paraId="5ED0BFCF" w14:textId="77777777" w:rsidTr="004139D7">
        <w:tc>
          <w:tcPr>
            <w:tcW w:w="4390" w:type="dxa"/>
            <w:vMerge/>
            <w:vAlign w:val="center"/>
          </w:tcPr>
          <w:p w14:paraId="22E6B039" w14:textId="7F183381" w:rsidR="00F5532D" w:rsidRPr="004818DA" w:rsidRDefault="00F5532D" w:rsidP="00632D24">
            <w:pP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</w:p>
        </w:tc>
        <w:tc>
          <w:tcPr>
            <w:tcW w:w="3118" w:type="dxa"/>
          </w:tcPr>
          <w:p w14:paraId="07033FFB" w14:textId="132B2569" w:rsidR="00F5532D" w:rsidRPr="004818DA" w:rsidRDefault="00F5532D" w:rsidP="002F4CDB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소비자의 불만 또는 분쟁처리에 관한 기록</w:t>
            </w:r>
          </w:p>
        </w:tc>
        <w:tc>
          <w:tcPr>
            <w:tcW w:w="1508" w:type="dxa"/>
          </w:tcPr>
          <w:p w14:paraId="22BA4409" w14:textId="33207786" w:rsidR="00F5532D" w:rsidRPr="00632D24" w:rsidRDefault="00F5532D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3년</w:t>
            </w:r>
          </w:p>
        </w:tc>
      </w:tr>
      <w:tr w:rsidR="00F5532D" w:rsidRPr="004818DA" w14:paraId="25EE58C2" w14:textId="77777777" w:rsidTr="004139D7">
        <w:tc>
          <w:tcPr>
            <w:tcW w:w="4390" w:type="dxa"/>
            <w:vMerge/>
            <w:vAlign w:val="center"/>
          </w:tcPr>
          <w:p w14:paraId="36EB3580" w14:textId="57B598B4" w:rsidR="00F5532D" w:rsidRPr="004818DA" w:rsidRDefault="00F5532D" w:rsidP="00632D24">
            <w:pP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</w:p>
        </w:tc>
        <w:tc>
          <w:tcPr>
            <w:tcW w:w="3118" w:type="dxa"/>
          </w:tcPr>
          <w:p w14:paraId="7870310F" w14:textId="1FC3D6EF" w:rsidR="00F5532D" w:rsidRPr="004818DA" w:rsidRDefault="00F5532D" w:rsidP="002F4CDB">
            <w:pPr>
              <w:jc w:val="left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표시/광고에 관한 기록</w:t>
            </w:r>
          </w:p>
        </w:tc>
        <w:tc>
          <w:tcPr>
            <w:tcW w:w="1508" w:type="dxa"/>
          </w:tcPr>
          <w:p w14:paraId="03170A2F" w14:textId="63AEC07D" w:rsidR="00F5532D" w:rsidRPr="00632D24" w:rsidRDefault="00F5532D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6개월</w:t>
            </w:r>
          </w:p>
        </w:tc>
      </w:tr>
      <w:tr w:rsidR="002F4CDB" w:rsidRPr="004818DA" w14:paraId="2918B8C7" w14:textId="77777777" w:rsidTr="00632D24">
        <w:tc>
          <w:tcPr>
            <w:tcW w:w="4390" w:type="dxa"/>
            <w:vAlign w:val="center"/>
          </w:tcPr>
          <w:p w14:paraId="576DD833" w14:textId="466BC22F" w:rsidR="002F4CDB" w:rsidRPr="004818DA" w:rsidRDefault="002F4CDB" w:rsidP="004139D7">
            <w:pP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「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상법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」</w:t>
            </w:r>
            <w:r w:rsidR="00097FED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 xml:space="preserve"> 제33조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 xml:space="preserve">, 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「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국세기본법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」</w:t>
            </w:r>
            <w:r w:rsidR="00097FED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 xml:space="preserve"> 제85조의3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 xml:space="preserve">, 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「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소득세법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」</w:t>
            </w:r>
            <w:r w:rsidR="00097FED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 xml:space="preserve"> 제160조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 xml:space="preserve">, 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「</w:t>
            </w: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부가가치세법</w:t>
            </w:r>
            <w: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」</w:t>
            </w:r>
            <w:r w:rsidR="00097FED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 xml:space="preserve"> 제71조</w:t>
            </w:r>
          </w:p>
        </w:tc>
        <w:tc>
          <w:tcPr>
            <w:tcW w:w="3118" w:type="dxa"/>
            <w:vAlign w:val="center"/>
          </w:tcPr>
          <w:p w14:paraId="2C0BFA6A" w14:textId="4EB091C2" w:rsidR="002F4CDB" w:rsidRPr="004818DA" w:rsidRDefault="002F4CDB" w:rsidP="00632D24">
            <w:pP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거래에 관한 장부 및 증빙 서류</w:t>
            </w:r>
          </w:p>
        </w:tc>
        <w:tc>
          <w:tcPr>
            <w:tcW w:w="1508" w:type="dxa"/>
            <w:vAlign w:val="center"/>
          </w:tcPr>
          <w:p w14:paraId="62927ED6" w14:textId="05A00360" w:rsidR="002F4CDB" w:rsidRPr="00632D24" w:rsidRDefault="002F4CDB" w:rsidP="00097FED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8F7A8E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5년</w:t>
            </w:r>
          </w:p>
        </w:tc>
      </w:tr>
      <w:tr w:rsidR="002F4CDB" w:rsidRPr="004818DA" w14:paraId="65DD4F63" w14:textId="77777777" w:rsidTr="004139D7">
        <w:tc>
          <w:tcPr>
            <w:tcW w:w="4390" w:type="dxa"/>
            <w:vAlign w:val="center"/>
          </w:tcPr>
          <w:p w14:paraId="51A52A29" w14:textId="0874ABB0" w:rsidR="002F4CDB" w:rsidRPr="004818DA" w:rsidRDefault="002F4CDB" w:rsidP="004139D7">
            <w:pPr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통신비밀보호법</w:t>
            </w:r>
            <w:r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 xml:space="preserve"> 제15조의2</w:t>
            </w:r>
          </w:p>
        </w:tc>
        <w:tc>
          <w:tcPr>
            <w:tcW w:w="3118" w:type="dxa"/>
          </w:tcPr>
          <w:p w14:paraId="484F417C" w14:textId="171CC300" w:rsidR="002F4CDB" w:rsidRPr="004818DA" w:rsidRDefault="002F4CDB" w:rsidP="002F4CDB">
            <w:pPr>
              <w:jc w:val="left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접속에 관한 기록 보존</w:t>
            </w:r>
          </w:p>
        </w:tc>
        <w:tc>
          <w:tcPr>
            <w:tcW w:w="1508" w:type="dxa"/>
          </w:tcPr>
          <w:p w14:paraId="238FFCAD" w14:textId="43E02909" w:rsidR="002F4CDB" w:rsidRPr="004139D7" w:rsidRDefault="002F4CDB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3개월</w:t>
            </w:r>
          </w:p>
        </w:tc>
      </w:tr>
    </w:tbl>
    <w:p w14:paraId="21D3F585" w14:textId="7BD5F6FF" w:rsidR="00005B01" w:rsidRPr="004818DA" w:rsidRDefault="00005B01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738F3EC4" w14:textId="5967CB54" w:rsidR="00D310F2" w:rsidRPr="004818DA" w:rsidRDefault="00D310F2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7DF04588" w14:textId="66AE3CC9" w:rsidR="00D310F2" w:rsidRPr="004818DA" w:rsidRDefault="00D310F2" w:rsidP="000F02A4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3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조(수집한 개인정보의 파기 절차)</w:t>
      </w:r>
      <w:r w:rsidR="00AB1123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2B3C971E" w14:textId="77777777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 w:hint="eastAsia"/>
          <w:sz w:val="18"/>
          <w:szCs w:val="18"/>
        </w:rPr>
        <w:t>회사는</w:t>
      </w:r>
      <w:r w:rsidRPr="00831958">
        <w:rPr>
          <w:rFonts w:asciiTheme="majorHAnsi" w:eastAsiaTheme="majorHAnsi" w:hAnsiTheme="majorHAnsi"/>
          <w:sz w:val="18"/>
          <w:szCs w:val="18"/>
        </w:rPr>
        <w:t xml:space="preserve"> 수집한 개인정보의 이용목적이 달성된 후에는 보관기간 및 이용기간에 따라 해당 정보를 파기합니다. 파기절차 및 방법은 다음과 같습니다.</w:t>
      </w:r>
    </w:p>
    <w:p w14:paraId="4E7E1C49" w14:textId="77777777" w:rsidR="004E7B47" w:rsidRPr="00831958" w:rsidRDefault="004E7B47" w:rsidP="004E7B47">
      <w:pPr>
        <w:spacing w:before="240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1. 파기절차: 회원이 서비스 가입 등을 위해 회사에 제공한 개인정보는 서비스 해지 등 이용목적이 달성된 후 내부 방침 및 기타 관련 법령의 규정에 따른 보유기간이 경과한 후에 삭제하거나 파기합니다.</w:t>
      </w:r>
    </w:p>
    <w:p w14:paraId="570FF3CF" w14:textId="77777777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 w:hint="eastAsia"/>
          <w:sz w:val="18"/>
          <w:szCs w:val="18"/>
        </w:rPr>
        <w:t>※</w:t>
      </w:r>
      <w:r w:rsidRPr="00831958">
        <w:rPr>
          <w:rFonts w:asciiTheme="majorHAnsi" w:eastAsiaTheme="majorHAnsi" w:hAnsiTheme="majorHAnsi"/>
          <w:sz w:val="18"/>
          <w:szCs w:val="18"/>
        </w:rPr>
        <w:t xml:space="preserve"> 다른 법령에 따라 보존하는 개인정보의 항목과 보존 근거는 제2조에서 확인 가능</w:t>
      </w:r>
    </w:p>
    <w:p w14:paraId="1A093D7E" w14:textId="77777777" w:rsidR="004E7B47" w:rsidRPr="00831958" w:rsidRDefault="004E7B47" w:rsidP="004E7B47">
      <w:pPr>
        <w:spacing w:before="240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2. 파기기한: 회원의 개인정보 보유기간이 경과 시 삭제합니다. 다만, 타인의 개인정보를 도용하여 회원가입 등을 하였음을 알게 된 때 회사는 지체없이 해당 회원에게 필요한 조치를 취할 수 있습니다. 또 회원 중 자신의 개인정보도용을 인지한 회원이 해당 회원에 대해 서비스 이용정지 또는 탈퇴를 요구하는 경우에도 필요한 조치를 취할 수 있으며, 소정의 절차를 거쳐 유관기관 혹은 관계기관에 그 내용이 제출될 수 있습니다.</w:t>
      </w:r>
    </w:p>
    <w:p w14:paraId="7040E7A2" w14:textId="6F88D6D3" w:rsidR="00D310F2" w:rsidRPr="004818DA" w:rsidRDefault="004E7B47" w:rsidP="004E7B47">
      <w:pPr>
        <w:jc w:val="left"/>
        <w:rPr>
          <w:rFonts w:asciiTheme="majorHAnsi" w:eastAsiaTheme="majorHAnsi" w:hAnsiTheme="majorHAnsi" w:cs="Helvetica"/>
          <w:color w:val="333333"/>
          <w:spacing w:val="-14"/>
          <w:kern w:val="0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3. 파기방법: 종이에 출력된 개인정보는 분쇄기로 분쇄 또는 소각하거나 화학약품 처리를 하여 용해하여 파기하고, 전자적 파일형태로 저장된 개인정보는 기록을 재생할 수 없는 기술적 방법을 사용하여 삭제합니다.</w:t>
      </w:r>
    </w:p>
    <w:p w14:paraId="5E0A31C1" w14:textId="48239BCB" w:rsidR="00D310F2" w:rsidRPr="004818DA" w:rsidRDefault="00D310F2" w:rsidP="000F02A4">
      <w:pPr>
        <w:jc w:val="left"/>
        <w:rPr>
          <w:rFonts w:asciiTheme="majorHAnsi" w:eastAsiaTheme="majorHAnsi" w:hAnsiTheme="majorHAnsi" w:cs="Helvetica"/>
          <w:color w:val="333333"/>
          <w:spacing w:val="-14"/>
          <w:kern w:val="0"/>
          <w:sz w:val="18"/>
          <w:szCs w:val="18"/>
        </w:rPr>
      </w:pPr>
    </w:p>
    <w:p w14:paraId="191C9D0E" w14:textId="0A2335DB" w:rsidR="00D310F2" w:rsidRPr="004818DA" w:rsidRDefault="00D310F2" w:rsidP="000F02A4">
      <w:pPr>
        <w:jc w:val="left"/>
        <w:rPr>
          <w:rFonts w:asciiTheme="majorHAnsi" w:eastAsiaTheme="majorHAnsi" w:hAnsiTheme="majorHAnsi" w:cs="Helvetica"/>
          <w:b/>
          <w:bCs/>
          <w:color w:val="333333"/>
          <w:spacing w:val="-14"/>
          <w:kern w:val="0"/>
          <w:sz w:val="24"/>
          <w:szCs w:val="24"/>
        </w:rPr>
      </w:pPr>
      <w:r w:rsidRPr="004818DA">
        <w:rPr>
          <w:rFonts w:asciiTheme="majorHAnsi" w:eastAsiaTheme="majorHAnsi" w:hAnsiTheme="majorHAnsi" w:cs="Helvetica" w:hint="eastAsia"/>
          <w:b/>
          <w:bCs/>
          <w:color w:val="333333"/>
          <w:spacing w:val="-14"/>
          <w:kern w:val="0"/>
          <w:sz w:val="24"/>
          <w:szCs w:val="24"/>
        </w:rPr>
        <w:t xml:space="preserve">제 </w:t>
      </w:r>
      <w:r w:rsidRPr="004818DA">
        <w:rPr>
          <w:rFonts w:asciiTheme="majorHAnsi" w:eastAsiaTheme="majorHAnsi" w:hAnsiTheme="majorHAnsi" w:cs="Helvetica"/>
          <w:b/>
          <w:bCs/>
          <w:color w:val="333333"/>
          <w:spacing w:val="-14"/>
          <w:kern w:val="0"/>
          <w:sz w:val="24"/>
          <w:szCs w:val="24"/>
        </w:rPr>
        <w:t xml:space="preserve">4 </w:t>
      </w:r>
      <w:r w:rsidRPr="004818DA">
        <w:rPr>
          <w:rFonts w:asciiTheme="majorHAnsi" w:eastAsiaTheme="majorHAnsi" w:hAnsiTheme="majorHAnsi" w:cs="Helvetica" w:hint="eastAsia"/>
          <w:b/>
          <w:bCs/>
          <w:color w:val="333333"/>
          <w:spacing w:val="-14"/>
          <w:kern w:val="0"/>
          <w:sz w:val="24"/>
          <w:szCs w:val="24"/>
        </w:rPr>
        <w:t>조(개인정보 처리 위탁)</w:t>
      </w:r>
      <w:r w:rsidR="00AB1123" w:rsidRPr="004818DA">
        <w:rPr>
          <w:rFonts w:asciiTheme="majorHAnsi" w:eastAsiaTheme="majorHAnsi" w:hAnsiTheme="majorHAnsi" w:cs="Helvetica"/>
          <w:b/>
          <w:bCs/>
          <w:color w:val="333333"/>
          <w:spacing w:val="-14"/>
          <w:kern w:val="0"/>
          <w:sz w:val="24"/>
          <w:szCs w:val="24"/>
        </w:rPr>
        <w:t xml:space="preserve"> </w:t>
      </w:r>
    </w:p>
    <w:p w14:paraId="5663547C" w14:textId="77777777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 w:hint="eastAsia"/>
          <w:sz w:val="18"/>
          <w:szCs w:val="18"/>
        </w:rPr>
        <w:t>회사는</w:t>
      </w:r>
      <w:r w:rsidRPr="00831958">
        <w:rPr>
          <w:rFonts w:asciiTheme="majorHAnsi" w:eastAsiaTheme="majorHAnsi" w:hAnsiTheme="majorHAnsi"/>
          <w:sz w:val="18"/>
          <w:szCs w:val="18"/>
        </w:rPr>
        <w:t xml:space="preserve"> 서비스 향상을 위해서 아래와 같이 개인정보를 위탁하고 있으며, 관계 법령에 따라 개인정보가 안전하게 관리될 수 있도록 필요한 사항을 규정하고 있습니다. 회사의 개인정보 위탁업체 및 위탁업무 내용은 아래와 같습니다.</w:t>
      </w:r>
    </w:p>
    <w:p w14:paraId="3BAD0578" w14:textId="77777777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</w:p>
    <w:p w14:paraId="77B7A010" w14:textId="77777777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회사는 원활한 개인정보 업무처리를 위하여 다음과 같이 개인정보 처리업무를 위탁하고 있습니다.</w:t>
      </w:r>
    </w:p>
    <w:p w14:paraId="09744ED8" w14:textId="72C41B81" w:rsidR="0067221F" w:rsidRPr="004139D7" w:rsidRDefault="0067221F" w:rsidP="004139D7">
      <w:pPr>
        <w:spacing w:after="0"/>
        <w:jc w:val="left"/>
        <w:rPr>
          <w:rFonts w:asciiTheme="majorHAnsi" w:eastAsiaTheme="majorHAnsi" w:hAnsiTheme="majorHAnsi"/>
          <w:b/>
          <w:bCs/>
          <w:spacing w:val="-14"/>
          <w:sz w:val="18"/>
          <w:szCs w:val="20"/>
        </w:rPr>
      </w:pPr>
      <w:r w:rsidRPr="004139D7">
        <w:rPr>
          <w:rFonts w:asciiTheme="majorHAnsi" w:eastAsiaTheme="majorHAnsi" w:hAnsiTheme="majorHAnsi"/>
          <w:b/>
          <w:bCs/>
          <w:spacing w:val="-14"/>
          <w:sz w:val="18"/>
          <w:szCs w:val="20"/>
        </w:rPr>
        <w:t>[</w:t>
      </w:r>
      <w:r w:rsidRPr="004139D7">
        <w:rPr>
          <w:rFonts w:asciiTheme="majorHAnsi" w:eastAsiaTheme="majorHAnsi" w:hAnsiTheme="majorHAnsi" w:hint="eastAsia"/>
          <w:b/>
          <w:bCs/>
          <w:spacing w:val="-14"/>
          <w:sz w:val="18"/>
          <w:szCs w:val="20"/>
        </w:rPr>
        <w:t>수탁업체]</w:t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1926"/>
        <w:gridCol w:w="5157"/>
        <w:gridCol w:w="1843"/>
      </w:tblGrid>
      <w:tr w:rsidR="00E31885" w:rsidRPr="004818DA" w14:paraId="5A54A141" w14:textId="77777777" w:rsidTr="004139D7">
        <w:tc>
          <w:tcPr>
            <w:tcW w:w="1926" w:type="dxa"/>
            <w:shd w:val="clear" w:color="auto" w:fill="E7E6E6" w:themeFill="background2"/>
          </w:tcPr>
          <w:p w14:paraId="2D5D10B3" w14:textId="7FB2A717" w:rsidR="00E31885" w:rsidRPr="004818DA" w:rsidRDefault="00E31885" w:rsidP="00E3188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 w:rsidRPr="004818DA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수탁</w:t>
            </w:r>
            <w:r w:rsidR="0067221F" w:rsidRPr="004818DA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자</w:t>
            </w:r>
          </w:p>
        </w:tc>
        <w:tc>
          <w:tcPr>
            <w:tcW w:w="5157" w:type="dxa"/>
            <w:shd w:val="clear" w:color="auto" w:fill="E7E6E6" w:themeFill="background2"/>
          </w:tcPr>
          <w:p w14:paraId="66567B71" w14:textId="55863BAC" w:rsidR="00E31885" w:rsidRPr="004818DA" w:rsidRDefault="00E31885" w:rsidP="00E3188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 w:rsidRPr="004818DA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위탁업무의 내용</w:t>
            </w:r>
          </w:p>
        </w:tc>
        <w:tc>
          <w:tcPr>
            <w:tcW w:w="1843" w:type="dxa"/>
            <w:shd w:val="clear" w:color="auto" w:fill="E7E6E6" w:themeFill="background2"/>
          </w:tcPr>
          <w:p w14:paraId="1ECA84C8" w14:textId="20DA2138" w:rsidR="00E31885" w:rsidRPr="004818DA" w:rsidRDefault="004E7B47" w:rsidP="00E3188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위탁</w:t>
            </w:r>
            <w:r w:rsidR="00E31885" w:rsidRPr="004818DA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 xml:space="preserve"> 기간</w:t>
            </w:r>
          </w:p>
        </w:tc>
      </w:tr>
      <w:tr w:rsidR="004E7B47" w:rsidRPr="004818DA" w14:paraId="148556FE" w14:textId="77777777" w:rsidTr="004139D7">
        <w:tc>
          <w:tcPr>
            <w:tcW w:w="1926" w:type="dxa"/>
          </w:tcPr>
          <w:p w14:paraId="7BBB2815" w14:textId="5FAA273D" w:rsidR="004E7B47" w:rsidRPr="00A94464" w:rsidRDefault="004E7B47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t>SCI평가정보㈜</w:t>
            </w:r>
          </w:p>
        </w:tc>
        <w:tc>
          <w:tcPr>
            <w:tcW w:w="5157" w:type="dxa"/>
          </w:tcPr>
          <w:p w14:paraId="55FD95EE" w14:textId="0D9CCE96" w:rsidR="004E7B47" w:rsidRPr="00A94464" w:rsidRDefault="004E7B47" w:rsidP="00A94464">
            <w:pPr>
              <w:jc w:val="left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t>본인인증 (당첨자 본인확인 목적)</w:t>
            </w:r>
          </w:p>
        </w:tc>
        <w:tc>
          <w:tcPr>
            <w:tcW w:w="1843" w:type="dxa"/>
          </w:tcPr>
          <w:p w14:paraId="7C6D9F4D" w14:textId="26813177" w:rsidR="004E7B47" w:rsidRPr="004139D7" w:rsidRDefault="001461C8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ins w:id="598" w:author="CSH" w:date="2026-05-06T17:05:00Z">
              <w:r>
                <w:rPr>
                  <w:rFonts w:cs="맑은 고딕" w:hint="eastAsia"/>
                  <w:spacing w:val="-14"/>
                  <w:sz w:val="16"/>
                  <w:szCs w:val="16"/>
                </w:rPr>
                <w:t xml:space="preserve">회원 탈퇴 시 또는 </w:t>
              </w:r>
            </w:ins>
            <w:r w:rsidR="004E7B47" w:rsidRPr="004139D7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위탁 계약 종료 시까지</w:t>
            </w:r>
          </w:p>
        </w:tc>
      </w:tr>
      <w:tr w:rsidR="004E7B47" w:rsidRPr="004818DA" w14:paraId="604D6F5F" w14:textId="77777777" w:rsidTr="004139D7">
        <w:tc>
          <w:tcPr>
            <w:tcW w:w="1926" w:type="dxa"/>
          </w:tcPr>
          <w:p w14:paraId="2353E599" w14:textId="540F2775" w:rsidR="004E7B47" w:rsidRPr="00A94464" w:rsidRDefault="004E7B47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t>㈜그레이박스</w:t>
            </w:r>
          </w:p>
        </w:tc>
        <w:tc>
          <w:tcPr>
            <w:tcW w:w="5157" w:type="dxa"/>
          </w:tcPr>
          <w:p w14:paraId="649BD919" w14:textId="4162EF00" w:rsidR="004E7B47" w:rsidRPr="00A94464" w:rsidRDefault="004E7B47" w:rsidP="00A94464">
            <w:pPr>
              <w:jc w:val="left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t>앱 푸시 알림 발송</w:t>
            </w:r>
          </w:p>
        </w:tc>
        <w:tc>
          <w:tcPr>
            <w:tcW w:w="1843" w:type="dxa"/>
          </w:tcPr>
          <w:p w14:paraId="49E48EF7" w14:textId="686B9AEE" w:rsidR="004E7B47" w:rsidRPr="004139D7" w:rsidRDefault="001461C8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ins w:id="599" w:author="CSH" w:date="2026-05-06T17:06:00Z">
              <w:r>
                <w:rPr>
                  <w:rFonts w:cs="맑은 고딕" w:hint="eastAsia"/>
                  <w:spacing w:val="-14"/>
                  <w:sz w:val="16"/>
                  <w:szCs w:val="16"/>
                </w:rPr>
                <w:t xml:space="preserve">회원 탈퇴 시 또는 </w:t>
              </w:r>
            </w:ins>
            <w:r w:rsidR="004E7B47" w:rsidRPr="004139D7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위탁 계약 종료 시까지</w:t>
            </w:r>
          </w:p>
        </w:tc>
      </w:tr>
      <w:tr w:rsidR="004E7B47" w:rsidRPr="004818DA" w14:paraId="0DAF29AB" w14:textId="77777777" w:rsidTr="004139D7">
        <w:tc>
          <w:tcPr>
            <w:tcW w:w="1926" w:type="dxa"/>
          </w:tcPr>
          <w:p w14:paraId="5EE1D50F" w14:textId="0B05F092" w:rsidR="004E7B47" w:rsidRPr="00A94464" w:rsidRDefault="004E7B47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t>㈜프로모티브</w:t>
            </w:r>
          </w:p>
        </w:tc>
        <w:tc>
          <w:tcPr>
            <w:tcW w:w="5157" w:type="dxa"/>
          </w:tcPr>
          <w:p w14:paraId="18B77B31" w14:textId="34A3F50E" w:rsidR="004E7B47" w:rsidRPr="00A94464" w:rsidRDefault="004E7B47" w:rsidP="00A94464">
            <w:pPr>
              <w:jc w:val="left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t>경품 발송, 제세공과금 신고, 민원 처리 (고유식별정보 별도 수집)</w:t>
            </w:r>
          </w:p>
        </w:tc>
        <w:tc>
          <w:tcPr>
            <w:tcW w:w="1843" w:type="dxa"/>
          </w:tcPr>
          <w:p w14:paraId="51FDB901" w14:textId="4C4A105A" w:rsidR="004E7B47" w:rsidRPr="004139D7" w:rsidRDefault="001461C8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ins w:id="600" w:author="CSH" w:date="2026-05-06T17:06:00Z">
              <w:r>
                <w:rPr>
                  <w:rFonts w:cs="맑은 고딕" w:hint="eastAsia"/>
                  <w:spacing w:val="-14"/>
                  <w:sz w:val="16"/>
                  <w:szCs w:val="16"/>
                </w:rPr>
                <w:t xml:space="preserve">회원 탈퇴 시 또는 </w:t>
              </w:r>
            </w:ins>
            <w:r w:rsidR="004E7B47" w:rsidRPr="004139D7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위탁 계약 종료 시까지</w:t>
            </w:r>
          </w:p>
        </w:tc>
      </w:tr>
      <w:tr w:rsidR="004E7B47" w:rsidRPr="001461C8" w14:paraId="17564908" w14:textId="77777777" w:rsidTr="004139D7">
        <w:tc>
          <w:tcPr>
            <w:tcW w:w="1926" w:type="dxa"/>
          </w:tcPr>
          <w:p w14:paraId="29A27B6F" w14:textId="643C6B74" w:rsidR="004E7B47" w:rsidRPr="004139D7" w:rsidRDefault="004E7B47" w:rsidP="004139D7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t>㈜헥토</w:t>
            </w:r>
          </w:p>
        </w:tc>
        <w:tc>
          <w:tcPr>
            <w:tcW w:w="5157" w:type="dxa"/>
          </w:tcPr>
          <w:p w14:paraId="5966167B" w14:textId="7CF34024" w:rsidR="004E7B47" w:rsidRPr="004139D7" w:rsidRDefault="004E7B47" w:rsidP="00A94464">
            <w:pPr>
              <w:jc w:val="left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4139D7">
              <w:rPr>
                <w:rFonts w:asciiTheme="majorHAnsi" w:eastAsiaTheme="majorHAnsi" w:hAnsiTheme="majorHAnsi"/>
                <w:sz w:val="16"/>
                <w:szCs w:val="16"/>
              </w:rPr>
              <w:t>서비스 및 제품 개선을 위한 분석, 서비스 이용 현황 분석</w:t>
            </w:r>
          </w:p>
        </w:tc>
        <w:tc>
          <w:tcPr>
            <w:tcW w:w="1843" w:type="dxa"/>
          </w:tcPr>
          <w:p w14:paraId="3C795FA0" w14:textId="4293F1A2" w:rsidR="004E7B47" w:rsidRPr="004139D7" w:rsidRDefault="001461C8" w:rsidP="004139D7">
            <w:pPr>
              <w:jc w:val="center"/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</w:pPr>
            <w:ins w:id="601" w:author="CSH" w:date="2026-05-06T17:06:00Z">
              <w:r>
                <w:rPr>
                  <w:rFonts w:cs="맑은 고딕" w:hint="eastAsia"/>
                  <w:spacing w:val="-14"/>
                  <w:sz w:val="16"/>
                  <w:szCs w:val="16"/>
                </w:rPr>
                <w:t xml:space="preserve">회원 탈퇴 시 또는 </w:t>
              </w:r>
            </w:ins>
            <w:r w:rsidR="004E7B47" w:rsidRPr="004139D7">
              <w:rPr>
                <w:rFonts w:asciiTheme="majorHAnsi" w:eastAsiaTheme="majorHAnsi" w:hAnsiTheme="majorHAnsi" w:hint="eastAsia"/>
                <w:spacing w:val="-14"/>
                <w:sz w:val="16"/>
                <w:szCs w:val="16"/>
              </w:rPr>
              <w:t>위탁 계약 종료 시까지</w:t>
            </w:r>
          </w:p>
        </w:tc>
      </w:tr>
    </w:tbl>
    <w:p w14:paraId="15EC5DF4" w14:textId="7359961A" w:rsidR="00EF2E40" w:rsidRPr="004818DA" w:rsidRDefault="00EF2E40" w:rsidP="004E7B47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44EE8FD5" w14:textId="3975ED55" w:rsidR="00E31885" w:rsidRPr="004139D7" w:rsidRDefault="0067221F" w:rsidP="004139D7">
      <w:pPr>
        <w:spacing w:after="0"/>
        <w:jc w:val="left"/>
        <w:rPr>
          <w:rFonts w:asciiTheme="majorHAnsi" w:eastAsiaTheme="majorHAnsi" w:hAnsiTheme="majorHAnsi"/>
          <w:b/>
          <w:bCs/>
          <w:spacing w:val="-14"/>
          <w:sz w:val="18"/>
          <w:szCs w:val="18"/>
        </w:rPr>
      </w:pPr>
      <w:r w:rsidRPr="004139D7">
        <w:rPr>
          <w:rFonts w:asciiTheme="majorHAnsi" w:eastAsiaTheme="majorHAnsi" w:hAnsiTheme="majorHAnsi" w:hint="eastAsia"/>
          <w:b/>
          <w:bCs/>
          <w:spacing w:val="-14"/>
          <w:sz w:val="18"/>
          <w:szCs w:val="18"/>
        </w:rPr>
        <w:t>[</w:t>
      </w:r>
      <w:r w:rsidR="00EF2E40" w:rsidRPr="004139D7">
        <w:rPr>
          <w:rFonts w:asciiTheme="majorHAnsi" w:eastAsiaTheme="majorHAnsi" w:hAnsiTheme="majorHAnsi" w:hint="eastAsia"/>
          <w:b/>
          <w:bCs/>
          <w:spacing w:val="-14"/>
          <w:sz w:val="18"/>
          <w:szCs w:val="18"/>
        </w:rPr>
        <w:t>재수탁 업체</w:t>
      </w:r>
      <w:r w:rsidRPr="004139D7">
        <w:rPr>
          <w:rFonts w:asciiTheme="majorHAnsi" w:eastAsiaTheme="majorHAnsi" w:hAnsiTheme="majorHAnsi" w:hint="eastAsia"/>
          <w:b/>
          <w:bCs/>
          <w:spacing w:val="-14"/>
          <w:sz w:val="18"/>
          <w:szCs w:val="18"/>
        </w:rPr>
        <w:t>]</w:t>
      </w:r>
    </w:p>
    <w:p w14:paraId="7877E7B6" w14:textId="02CF3B72" w:rsidR="001461C8" w:rsidDel="000547A4" w:rsidRDefault="001461C8" w:rsidP="004E7B47">
      <w:pPr>
        <w:rPr>
          <w:del w:id="602" w:author="조 미현" w:date="2026-05-11T16:30:00Z"/>
          <w:rFonts w:asciiTheme="majorHAnsi" w:eastAsiaTheme="majorHAnsi" w:hAnsiTheme="majorHAnsi"/>
          <w:sz w:val="18"/>
          <w:szCs w:val="1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2693"/>
        <w:gridCol w:w="2415"/>
        <w:gridCol w:w="2092"/>
      </w:tblGrid>
      <w:tr w:rsidR="001461C8" w14:paraId="7CC518E1" w14:textId="77777777" w:rsidTr="009A69D7">
        <w:tc>
          <w:tcPr>
            <w:tcW w:w="1413" w:type="dxa"/>
            <w:shd w:val="clear" w:color="auto" w:fill="D9D9D9" w:themeFill="background1" w:themeFillShade="D9"/>
          </w:tcPr>
          <w:p w14:paraId="6246B062" w14:textId="77777777" w:rsidR="001461C8" w:rsidRPr="003F2052" w:rsidRDefault="001461C8" w:rsidP="009A69D7">
            <w:pPr>
              <w:jc w:val="center"/>
              <w:rPr>
                <w:b/>
                <w:bCs/>
                <w:spacing w:val="-14"/>
                <w:sz w:val="18"/>
                <w:szCs w:val="18"/>
                <w:shd w:val="pct15" w:color="auto" w:fill="FFFFFF"/>
              </w:rPr>
            </w:pPr>
            <w:r w:rsidRPr="003F2052">
              <w:rPr>
                <w:rFonts w:hint="eastAsia"/>
                <w:b/>
                <w:bCs/>
                <w:spacing w:val="-14"/>
                <w:sz w:val="18"/>
                <w:szCs w:val="18"/>
                <w:shd w:val="pct15" w:color="auto" w:fill="FFFFFF"/>
              </w:rPr>
              <w:t>수탁업체명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CE98F8B" w14:textId="77777777" w:rsidR="001461C8" w:rsidRPr="003F2052" w:rsidRDefault="001461C8" w:rsidP="009A69D7">
            <w:pPr>
              <w:jc w:val="center"/>
              <w:rPr>
                <w:b/>
                <w:bCs/>
                <w:spacing w:val="-14"/>
                <w:sz w:val="18"/>
                <w:szCs w:val="18"/>
                <w:shd w:val="pct15" w:color="auto" w:fill="FFFFFF"/>
              </w:rPr>
            </w:pPr>
            <w:r w:rsidRPr="003F2052">
              <w:rPr>
                <w:rFonts w:hint="eastAsia"/>
                <w:b/>
                <w:bCs/>
                <w:spacing w:val="-14"/>
                <w:sz w:val="18"/>
                <w:szCs w:val="18"/>
                <w:shd w:val="pct15" w:color="auto" w:fill="FFFFFF"/>
              </w:rPr>
              <w:t>재수탁업체명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734AF93" w14:textId="77777777" w:rsidR="001461C8" w:rsidRPr="003F2052" w:rsidRDefault="001461C8" w:rsidP="009A69D7">
            <w:pPr>
              <w:jc w:val="center"/>
              <w:rPr>
                <w:b/>
                <w:bCs/>
                <w:spacing w:val="-14"/>
                <w:sz w:val="18"/>
                <w:szCs w:val="18"/>
                <w:shd w:val="pct15" w:color="auto" w:fill="FFFFFF"/>
              </w:rPr>
            </w:pPr>
            <w:r w:rsidRPr="003F2052">
              <w:rPr>
                <w:rFonts w:hint="eastAsia"/>
                <w:b/>
                <w:bCs/>
                <w:spacing w:val="-14"/>
                <w:sz w:val="18"/>
                <w:szCs w:val="18"/>
                <w:shd w:val="pct15" w:color="auto" w:fill="FFFFFF"/>
              </w:rPr>
              <w:t>위탁업무의 내용</w:t>
            </w:r>
          </w:p>
        </w:tc>
        <w:tc>
          <w:tcPr>
            <w:tcW w:w="2415" w:type="dxa"/>
            <w:shd w:val="clear" w:color="auto" w:fill="D9D9D9" w:themeFill="background1" w:themeFillShade="D9"/>
          </w:tcPr>
          <w:p w14:paraId="7B405957" w14:textId="77777777" w:rsidR="001461C8" w:rsidRPr="003F2052" w:rsidRDefault="001461C8" w:rsidP="009A69D7">
            <w:pPr>
              <w:jc w:val="center"/>
              <w:rPr>
                <w:b/>
                <w:bCs/>
                <w:spacing w:val="-14"/>
                <w:sz w:val="18"/>
                <w:szCs w:val="18"/>
                <w:shd w:val="pct15" w:color="auto" w:fill="FFFFFF"/>
              </w:rPr>
            </w:pPr>
            <w:r w:rsidRPr="003F2052">
              <w:rPr>
                <w:rFonts w:hint="eastAsia"/>
                <w:b/>
                <w:bCs/>
                <w:spacing w:val="-14"/>
                <w:sz w:val="18"/>
                <w:szCs w:val="18"/>
                <w:shd w:val="pct15" w:color="auto" w:fill="FFFFFF"/>
              </w:rPr>
              <w:t>개인정보 수집 항목</w:t>
            </w:r>
          </w:p>
        </w:tc>
        <w:tc>
          <w:tcPr>
            <w:tcW w:w="2092" w:type="dxa"/>
            <w:shd w:val="clear" w:color="auto" w:fill="D9D9D9" w:themeFill="background1" w:themeFillShade="D9"/>
          </w:tcPr>
          <w:p w14:paraId="6EB04E9F" w14:textId="77777777" w:rsidR="001461C8" w:rsidRPr="003F2052" w:rsidRDefault="001461C8" w:rsidP="009A69D7">
            <w:pPr>
              <w:jc w:val="center"/>
              <w:rPr>
                <w:b/>
                <w:bCs/>
                <w:spacing w:val="-14"/>
                <w:sz w:val="18"/>
                <w:szCs w:val="18"/>
                <w:shd w:val="pct15" w:color="auto" w:fill="FFFFFF"/>
              </w:rPr>
            </w:pPr>
            <w:r w:rsidRPr="003F2052">
              <w:rPr>
                <w:rFonts w:hint="eastAsia"/>
                <w:b/>
                <w:bCs/>
                <w:spacing w:val="-14"/>
                <w:sz w:val="18"/>
                <w:szCs w:val="18"/>
                <w:shd w:val="pct15" w:color="auto" w:fill="FFFFFF"/>
              </w:rPr>
              <w:t>위탁 기간</w:t>
            </w:r>
          </w:p>
        </w:tc>
      </w:tr>
      <w:tr w:rsidR="000A4113" w:rsidRPr="003F2052" w14:paraId="5F0EA84C" w14:textId="77777777" w:rsidTr="009A69D7">
        <w:tc>
          <w:tcPr>
            <w:tcW w:w="1413" w:type="dxa"/>
          </w:tcPr>
          <w:p w14:paraId="305857F7" w14:textId="77777777" w:rsidR="000A4113" w:rsidRPr="003F2052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 w:rsidRPr="003F2052">
              <w:rPr>
                <w:spacing w:val="-14"/>
                <w:sz w:val="18"/>
                <w:szCs w:val="18"/>
              </w:rPr>
              <w:t>㈜</w:t>
            </w:r>
            <w:r w:rsidRPr="003F2052">
              <w:rPr>
                <w:rFonts w:hint="eastAsia"/>
                <w:spacing w:val="-14"/>
                <w:sz w:val="18"/>
                <w:szCs w:val="18"/>
              </w:rPr>
              <w:t>프로모티브</w:t>
            </w:r>
          </w:p>
        </w:tc>
        <w:tc>
          <w:tcPr>
            <w:tcW w:w="1843" w:type="dxa"/>
          </w:tcPr>
          <w:p w14:paraId="48336BAF" w14:textId="77777777" w:rsidR="000A4113" w:rsidRPr="003F2052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 w:rsidRPr="003F2052">
              <w:rPr>
                <w:spacing w:val="-14"/>
                <w:sz w:val="18"/>
                <w:szCs w:val="18"/>
              </w:rPr>
              <w:t>㈜</w:t>
            </w:r>
            <w:r w:rsidRPr="003F2052">
              <w:rPr>
                <w:rFonts w:hint="eastAsia"/>
                <w:spacing w:val="-14"/>
                <w:sz w:val="18"/>
                <w:szCs w:val="18"/>
              </w:rPr>
              <w:t>아임</w:t>
            </w:r>
            <w:r>
              <w:rPr>
                <w:rFonts w:hint="eastAsia"/>
                <w:spacing w:val="-14"/>
                <w:sz w:val="18"/>
                <w:szCs w:val="18"/>
              </w:rPr>
              <w:t>웹</w:t>
            </w:r>
          </w:p>
        </w:tc>
        <w:tc>
          <w:tcPr>
            <w:tcW w:w="2693" w:type="dxa"/>
          </w:tcPr>
          <w:p w14:paraId="77B6E0F4" w14:textId="77777777" w:rsidR="000A4113" w:rsidRPr="000A4113" w:rsidRDefault="000A4113" w:rsidP="000A4113">
            <w:pPr>
              <w:jc w:val="left"/>
              <w:rPr>
                <w:spacing w:val="-14"/>
                <w:sz w:val="18"/>
                <w:szCs w:val="18"/>
                <w:rPrChange w:id="603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</w:pPr>
            <w:r w:rsidRPr="000A4113">
              <w:rPr>
                <w:rFonts w:hint="eastAsia"/>
                <w:spacing w:val="-14"/>
                <w:sz w:val="18"/>
                <w:szCs w:val="18"/>
                <w:rPrChange w:id="604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경기</w:t>
            </w:r>
            <w:r w:rsidRPr="000A4113">
              <w:rPr>
                <w:spacing w:val="-14"/>
                <w:sz w:val="18"/>
                <w:szCs w:val="18"/>
                <w:rPrChange w:id="605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06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취소</w:t>
            </w:r>
            <w:r w:rsidRPr="000A4113">
              <w:rPr>
                <w:spacing w:val="-14"/>
                <w:sz w:val="18"/>
                <w:szCs w:val="18"/>
                <w:rPrChange w:id="607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08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시</w:t>
            </w:r>
            <w:r w:rsidRPr="000A4113">
              <w:rPr>
                <w:spacing w:val="-14"/>
                <w:sz w:val="18"/>
                <w:szCs w:val="18"/>
                <w:rPrChange w:id="609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10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제세공과금</w:t>
            </w:r>
            <w:r w:rsidRPr="000A4113">
              <w:rPr>
                <w:spacing w:val="-14"/>
                <w:sz w:val="18"/>
                <w:szCs w:val="18"/>
                <w:rPrChange w:id="611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12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환불</w:t>
            </w:r>
          </w:p>
        </w:tc>
        <w:tc>
          <w:tcPr>
            <w:tcW w:w="2415" w:type="dxa"/>
          </w:tcPr>
          <w:p w14:paraId="3DE0DC50" w14:textId="77777777" w:rsidR="000A4113" w:rsidRPr="000A4113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 w:rsidRPr="000A4113">
              <w:rPr>
                <w:rFonts w:hint="eastAsia"/>
                <w:spacing w:val="-14"/>
                <w:sz w:val="18"/>
                <w:szCs w:val="18"/>
              </w:rPr>
              <w:t>성명,</w:t>
            </w:r>
            <w:r w:rsidRPr="000A4113">
              <w:rPr>
                <w:spacing w:val="-14"/>
                <w:sz w:val="18"/>
                <w:szCs w:val="18"/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</w:rPr>
              <w:t>연락처,</w:t>
            </w:r>
            <w:r w:rsidRPr="000A4113">
              <w:rPr>
                <w:spacing w:val="-14"/>
                <w:sz w:val="18"/>
                <w:szCs w:val="18"/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</w:rPr>
              <w:t>통장 사본</w:t>
            </w:r>
          </w:p>
        </w:tc>
        <w:tc>
          <w:tcPr>
            <w:tcW w:w="2092" w:type="dxa"/>
          </w:tcPr>
          <w:p w14:paraId="7670C3A6" w14:textId="525554B1" w:rsidR="000A4113" w:rsidRPr="000A4113" w:rsidRDefault="000A4113" w:rsidP="000A4113">
            <w:pPr>
              <w:jc w:val="left"/>
              <w:rPr>
                <w:spacing w:val="-14"/>
                <w:sz w:val="18"/>
                <w:szCs w:val="18"/>
                <w:rPrChange w:id="613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</w:pPr>
            <w:r w:rsidRPr="000A4113">
              <w:rPr>
                <w:rFonts w:hint="eastAsia"/>
                <w:spacing w:val="-14"/>
                <w:sz w:val="18"/>
                <w:szCs w:val="18"/>
                <w:rPrChange w:id="614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회원</w:t>
            </w:r>
            <w:r w:rsidRPr="000A4113">
              <w:rPr>
                <w:spacing w:val="-14"/>
                <w:sz w:val="18"/>
                <w:szCs w:val="18"/>
                <w:rPrChange w:id="615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탈퇴 시 또는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16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위탁</w:t>
            </w:r>
            <w:r w:rsidRPr="000A4113">
              <w:rPr>
                <w:spacing w:val="-14"/>
                <w:sz w:val="18"/>
                <w:szCs w:val="18"/>
                <w:rPrChange w:id="617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18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계약</w:t>
            </w:r>
            <w:r w:rsidRPr="000A4113">
              <w:rPr>
                <w:spacing w:val="-14"/>
                <w:sz w:val="18"/>
                <w:szCs w:val="18"/>
                <w:rPrChange w:id="619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20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종료</w:t>
            </w:r>
            <w:r w:rsidRPr="000A4113">
              <w:rPr>
                <w:spacing w:val="-14"/>
                <w:sz w:val="18"/>
                <w:szCs w:val="18"/>
                <w:rPrChange w:id="621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22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시까지</w:t>
            </w:r>
          </w:p>
        </w:tc>
      </w:tr>
      <w:tr w:rsidR="000A4113" w:rsidRPr="003F2052" w14:paraId="3E723496" w14:textId="77777777" w:rsidTr="009A69D7">
        <w:tc>
          <w:tcPr>
            <w:tcW w:w="1413" w:type="dxa"/>
          </w:tcPr>
          <w:p w14:paraId="505B4227" w14:textId="77777777" w:rsidR="000A4113" w:rsidRPr="003F2052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㈜</w:t>
            </w:r>
            <w:r>
              <w:rPr>
                <w:rFonts w:hint="eastAsia"/>
                <w:spacing w:val="-14"/>
                <w:sz w:val="18"/>
                <w:szCs w:val="18"/>
              </w:rPr>
              <w:t>프로모티브</w:t>
            </w:r>
          </w:p>
        </w:tc>
        <w:tc>
          <w:tcPr>
            <w:tcW w:w="1843" w:type="dxa"/>
          </w:tcPr>
          <w:p w14:paraId="5805A423" w14:textId="77777777" w:rsidR="000A4113" w:rsidRPr="003F2052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>
              <w:rPr>
                <w:rFonts w:hint="eastAsia"/>
                <w:spacing w:val="-14"/>
                <w:sz w:val="18"/>
                <w:szCs w:val="18"/>
              </w:rPr>
              <w:t>글로벌컨설팅</w:t>
            </w:r>
          </w:p>
        </w:tc>
        <w:tc>
          <w:tcPr>
            <w:tcW w:w="2693" w:type="dxa"/>
          </w:tcPr>
          <w:p w14:paraId="6B76C7FA" w14:textId="77777777" w:rsidR="000A4113" w:rsidRPr="000A4113" w:rsidRDefault="000A4113" w:rsidP="000A4113">
            <w:pPr>
              <w:jc w:val="left"/>
              <w:rPr>
                <w:spacing w:val="-14"/>
                <w:sz w:val="18"/>
                <w:szCs w:val="18"/>
                <w:rPrChange w:id="623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</w:pPr>
            <w:r w:rsidRPr="000A4113">
              <w:rPr>
                <w:rFonts w:hint="eastAsia"/>
                <w:spacing w:val="-14"/>
                <w:sz w:val="18"/>
                <w:szCs w:val="18"/>
                <w:rPrChange w:id="624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제세공과금</w:t>
            </w:r>
            <w:r w:rsidRPr="000A4113">
              <w:rPr>
                <w:spacing w:val="-14"/>
                <w:sz w:val="18"/>
                <w:szCs w:val="18"/>
                <w:rPrChange w:id="625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26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처리</w:t>
            </w:r>
            <w:r w:rsidRPr="000A4113">
              <w:rPr>
                <w:spacing w:val="-14"/>
                <w:sz w:val="18"/>
                <w:szCs w:val="18"/>
                <w:rPrChange w:id="627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28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및</w:t>
            </w:r>
            <w:r w:rsidRPr="000A4113">
              <w:rPr>
                <w:spacing w:val="-14"/>
                <w:sz w:val="18"/>
                <w:szCs w:val="18"/>
                <w:rPrChange w:id="629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30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원천세</w:t>
            </w:r>
            <w:r w:rsidRPr="000A4113">
              <w:rPr>
                <w:spacing w:val="-14"/>
                <w:sz w:val="18"/>
                <w:szCs w:val="18"/>
                <w:rPrChange w:id="631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32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신고</w:t>
            </w:r>
          </w:p>
        </w:tc>
        <w:tc>
          <w:tcPr>
            <w:tcW w:w="2415" w:type="dxa"/>
          </w:tcPr>
          <w:p w14:paraId="46E2A5ED" w14:textId="77777777" w:rsidR="000A4113" w:rsidRPr="000A4113" w:rsidRDefault="000A4113" w:rsidP="000A4113">
            <w:pPr>
              <w:jc w:val="left"/>
              <w:rPr>
                <w:spacing w:val="-14"/>
                <w:sz w:val="18"/>
                <w:szCs w:val="18"/>
              </w:rPr>
            </w:pPr>
            <w:r w:rsidRPr="000A4113">
              <w:rPr>
                <w:rFonts w:hint="eastAsia"/>
                <w:spacing w:val="-14"/>
                <w:sz w:val="18"/>
                <w:szCs w:val="18"/>
              </w:rPr>
              <w:t>성명,</w:t>
            </w:r>
            <w:r w:rsidRPr="000A4113">
              <w:rPr>
                <w:spacing w:val="-14"/>
                <w:sz w:val="18"/>
                <w:szCs w:val="18"/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</w:rPr>
              <w:t>연락처,</w:t>
            </w:r>
            <w:r w:rsidRPr="000A4113">
              <w:rPr>
                <w:spacing w:val="-14"/>
                <w:sz w:val="18"/>
                <w:szCs w:val="18"/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</w:rPr>
              <w:t>주민등록번호</w:t>
            </w:r>
          </w:p>
        </w:tc>
        <w:tc>
          <w:tcPr>
            <w:tcW w:w="2092" w:type="dxa"/>
          </w:tcPr>
          <w:p w14:paraId="0004425A" w14:textId="54B5AE7C" w:rsidR="000A4113" w:rsidRPr="000A4113" w:rsidRDefault="000A4113" w:rsidP="000A4113">
            <w:pPr>
              <w:jc w:val="left"/>
              <w:rPr>
                <w:spacing w:val="-14"/>
                <w:sz w:val="18"/>
                <w:szCs w:val="18"/>
                <w:rPrChange w:id="633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</w:pPr>
            <w:r w:rsidRPr="000A4113">
              <w:rPr>
                <w:rFonts w:hint="eastAsia"/>
                <w:spacing w:val="-14"/>
                <w:sz w:val="18"/>
                <w:szCs w:val="18"/>
                <w:rPrChange w:id="634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회원</w:t>
            </w:r>
            <w:r w:rsidRPr="000A4113">
              <w:rPr>
                <w:spacing w:val="-14"/>
                <w:sz w:val="18"/>
                <w:szCs w:val="18"/>
                <w:rPrChange w:id="635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탈퇴 시 또는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36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위탁</w:t>
            </w:r>
            <w:r w:rsidRPr="000A4113">
              <w:rPr>
                <w:spacing w:val="-14"/>
                <w:sz w:val="18"/>
                <w:szCs w:val="18"/>
                <w:rPrChange w:id="637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38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계약</w:t>
            </w:r>
            <w:r w:rsidRPr="000A4113">
              <w:rPr>
                <w:spacing w:val="-14"/>
                <w:sz w:val="18"/>
                <w:szCs w:val="18"/>
                <w:rPrChange w:id="639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40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종료</w:t>
            </w:r>
            <w:r w:rsidRPr="000A4113">
              <w:rPr>
                <w:spacing w:val="-14"/>
                <w:sz w:val="18"/>
                <w:szCs w:val="18"/>
                <w:rPrChange w:id="641" w:author="조 미현" w:date="2026-05-12T15:59:00Z">
                  <w:rPr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 xml:space="preserve"> </w:t>
            </w:r>
            <w:r w:rsidRPr="000A4113">
              <w:rPr>
                <w:rFonts w:hint="eastAsia"/>
                <w:spacing w:val="-14"/>
                <w:sz w:val="18"/>
                <w:szCs w:val="18"/>
                <w:rPrChange w:id="642" w:author="조 미현" w:date="2026-05-12T15:59:00Z">
                  <w:rPr>
                    <w:rFonts w:hint="eastAsia"/>
                    <w:b/>
                    <w:bCs/>
                    <w:spacing w:val="-14"/>
                    <w:sz w:val="18"/>
                    <w:szCs w:val="18"/>
                  </w:rPr>
                </w:rPrChange>
              </w:rPr>
              <w:t>시까지</w:t>
            </w:r>
          </w:p>
        </w:tc>
      </w:tr>
      <w:tr w:rsidR="001461C8" w:rsidRPr="003F2052" w14:paraId="58ABA46A" w14:textId="77777777" w:rsidTr="009A69D7">
        <w:trPr>
          <w:ins w:id="643" w:author="CSH" w:date="2026-05-06T17:10:00Z"/>
        </w:trPr>
        <w:tc>
          <w:tcPr>
            <w:tcW w:w="1413" w:type="dxa"/>
          </w:tcPr>
          <w:p w14:paraId="46E8567E" w14:textId="26CD6527" w:rsidR="001461C8" w:rsidRDefault="001461C8" w:rsidP="001461C8">
            <w:pPr>
              <w:jc w:val="left"/>
              <w:rPr>
                <w:ins w:id="644" w:author="CSH" w:date="2026-05-06T17:10:00Z"/>
                <w:spacing w:val="-14"/>
                <w:sz w:val="18"/>
                <w:szCs w:val="18"/>
              </w:rPr>
            </w:pPr>
            <w:ins w:id="645" w:author="CSH" w:date="2026-05-06T17:10:00Z">
              <w:r>
                <w:rPr>
                  <w:spacing w:val="-14"/>
                  <w:sz w:val="18"/>
                  <w:szCs w:val="18"/>
                </w:rPr>
                <w:t>㈜</w:t>
              </w:r>
              <w:r>
                <w:rPr>
                  <w:rFonts w:hint="eastAsia"/>
                  <w:spacing w:val="-14"/>
                  <w:sz w:val="18"/>
                  <w:szCs w:val="18"/>
                </w:rPr>
                <w:t>프로모티브</w:t>
              </w:r>
            </w:ins>
          </w:p>
        </w:tc>
        <w:tc>
          <w:tcPr>
            <w:tcW w:w="1843" w:type="dxa"/>
          </w:tcPr>
          <w:p w14:paraId="5A4AF87D" w14:textId="30AE43B0" w:rsidR="001461C8" w:rsidRDefault="001461C8" w:rsidP="001461C8">
            <w:pPr>
              <w:jc w:val="left"/>
              <w:rPr>
                <w:ins w:id="646" w:author="CSH" w:date="2026-05-06T17:10:00Z"/>
                <w:spacing w:val="-14"/>
                <w:sz w:val="18"/>
                <w:szCs w:val="18"/>
              </w:rPr>
            </w:pPr>
            <w:ins w:id="647" w:author="CSH" w:date="2026-05-06T17:10:00Z">
              <w:r>
                <w:rPr>
                  <w:spacing w:val="-14"/>
                  <w:sz w:val="18"/>
                  <w:szCs w:val="18"/>
                </w:rPr>
                <w:t>㈜</w:t>
              </w:r>
              <w:r>
                <w:rPr>
                  <w:rFonts w:hint="eastAsia"/>
                  <w:spacing w:val="-14"/>
                  <w:sz w:val="18"/>
                  <w:szCs w:val="18"/>
                </w:rPr>
                <w:t>포시에스</w:t>
              </w:r>
              <w:r>
                <w:rPr>
                  <w:spacing w:val="-14"/>
                  <w:sz w:val="18"/>
                  <w:szCs w:val="18"/>
                </w:rPr>
                <w:br/>
                <w:t>(</w:t>
              </w:r>
              <w:r>
                <w:rPr>
                  <w:rFonts w:hint="eastAsia"/>
                  <w:spacing w:val="-14"/>
                  <w:sz w:val="18"/>
                  <w:szCs w:val="18"/>
                </w:rPr>
                <w:t>이폼사인)</w:t>
              </w:r>
            </w:ins>
          </w:p>
        </w:tc>
        <w:tc>
          <w:tcPr>
            <w:tcW w:w="2693" w:type="dxa"/>
          </w:tcPr>
          <w:p w14:paraId="092BAFA7" w14:textId="28678B75" w:rsidR="001461C8" w:rsidRPr="000A4113" w:rsidRDefault="001461C8" w:rsidP="001461C8">
            <w:pPr>
              <w:jc w:val="left"/>
              <w:rPr>
                <w:ins w:id="648" w:author="CSH" w:date="2026-05-06T17:10:00Z"/>
                <w:spacing w:val="-14"/>
                <w:sz w:val="18"/>
                <w:szCs w:val="18"/>
                <w:rPrChange w:id="649" w:author="조 미현" w:date="2026-05-12T15:59:00Z">
                  <w:rPr>
                    <w:ins w:id="650" w:author="CSH" w:date="2026-05-06T17:10:00Z"/>
                    <w:b/>
                    <w:bCs/>
                    <w:spacing w:val="-14"/>
                    <w:sz w:val="18"/>
                    <w:szCs w:val="18"/>
                  </w:rPr>
                </w:rPrChange>
              </w:rPr>
            </w:pPr>
            <w:ins w:id="651" w:author="CSH" w:date="2026-05-06T17:10:00Z">
              <w:r w:rsidRPr="000A4113">
                <w:rPr>
                  <w:rFonts w:hint="eastAsia"/>
                  <w:spacing w:val="-14"/>
                  <w:sz w:val="18"/>
                  <w:szCs w:val="18"/>
                  <w:rPrChange w:id="652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이벤트</w:t>
              </w:r>
              <w:r w:rsidRPr="000A4113">
                <w:rPr>
                  <w:spacing w:val="-14"/>
                  <w:sz w:val="18"/>
                  <w:szCs w:val="18"/>
                  <w:rPrChange w:id="653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654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당첨</w:t>
              </w:r>
              <w:r w:rsidRPr="000A4113">
                <w:rPr>
                  <w:spacing w:val="-14"/>
                  <w:sz w:val="18"/>
                  <w:szCs w:val="18"/>
                  <w:rPrChange w:id="655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656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안내</w:t>
              </w:r>
              <w:r w:rsidRPr="000A4113">
                <w:rPr>
                  <w:spacing w:val="-14"/>
                  <w:sz w:val="18"/>
                  <w:szCs w:val="18"/>
                  <w:rPrChange w:id="657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,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658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경품</w:t>
              </w:r>
              <w:r w:rsidRPr="000A4113">
                <w:rPr>
                  <w:spacing w:val="-14"/>
                  <w:sz w:val="18"/>
                  <w:szCs w:val="18"/>
                  <w:rPrChange w:id="659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660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발송</w:t>
              </w:r>
              <w:r w:rsidRPr="000A4113">
                <w:rPr>
                  <w:spacing w:val="-14"/>
                  <w:sz w:val="18"/>
                  <w:szCs w:val="18"/>
                  <w:rPrChange w:id="661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662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및</w:t>
              </w:r>
              <w:r w:rsidRPr="000A4113">
                <w:rPr>
                  <w:spacing w:val="-14"/>
                  <w:sz w:val="18"/>
                  <w:szCs w:val="18"/>
                  <w:rPrChange w:id="663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664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제세공과금</w:t>
              </w:r>
              <w:r w:rsidRPr="000A4113">
                <w:rPr>
                  <w:spacing w:val="-14"/>
                  <w:sz w:val="18"/>
                  <w:szCs w:val="18"/>
                  <w:rPrChange w:id="665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666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처리를</w:t>
              </w:r>
              <w:r w:rsidRPr="000A4113">
                <w:rPr>
                  <w:spacing w:val="-14"/>
                  <w:sz w:val="18"/>
                  <w:szCs w:val="18"/>
                  <w:rPrChange w:id="667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668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위한</w:t>
              </w:r>
              <w:r w:rsidRPr="000A4113">
                <w:rPr>
                  <w:spacing w:val="-14"/>
                  <w:sz w:val="18"/>
                  <w:szCs w:val="18"/>
                  <w:rPrChange w:id="669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670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개인정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671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lastRenderedPageBreak/>
                <w:t>보</w:t>
              </w:r>
              <w:r w:rsidRPr="000A4113">
                <w:rPr>
                  <w:spacing w:val="-14"/>
                  <w:sz w:val="18"/>
                  <w:szCs w:val="18"/>
                  <w:rPrChange w:id="672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673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수집</w:t>
              </w:r>
            </w:ins>
          </w:p>
        </w:tc>
        <w:tc>
          <w:tcPr>
            <w:tcW w:w="2415" w:type="dxa"/>
          </w:tcPr>
          <w:p w14:paraId="6BFE3DC8" w14:textId="275DDD26" w:rsidR="001461C8" w:rsidRPr="000A4113" w:rsidRDefault="001461C8" w:rsidP="001461C8">
            <w:pPr>
              <w:jc w:val="left"/>
              <w:rPr>
                <w:ins w:id="674" w:author="CSH" w:date="2026-05-06T17:10:00Z"/>
                <w:spacing w:val="-14"/>
                <w:sz w:val="18"/>
                <w:szCs w:val="18"/>
              </w:rPr>
            </w:pPr>
            <w:ins w:id="675" w:author="CSH" w:date="2026-05-06T17:10:00Z">
              <w:r w:rsidRPr="000A4113">
                <w:rPr>
                  <w:rFonts w:hint="eastAsia"/>
                  <w:spacing w:val="-14"/>
                  <w:sz w:val="18"/>
                  <w:szCs w:val="18"/>
                </w:rPr>
                <w:lastRenderedPageBreak/>
                <w:t>성명,</w:t>
              </w:r>
              <w:r w:rsidRPr="000A4113">
                <w:rPr>
                  <w:spacing w:val="-14"/>
                  <w:sz w:val="18"/>
                  <w:szCs w:val="18"/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</w:rPr>
                <w:t>연락처,</w:t>
              </w:r>
              <w:r w:rsidRPr="000A4113">
                <w:rPr>
                  <w:spacing w:val="-14"/>
                  <w:sz w:val="18"/>
                  <w:szCs w:val="18"/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</w:rPr>
                <w:t>신분증 사본(제세공과금 신고 대상자에 한</w:t>
              </w:r>
              <w:r w:rsidRPr="000A4113">
                <w:rPr>
                  <w:rFonts w:hint="eastAsia"/>
                  <w:spacing w:val="-14"/>
                  <w:sz w:val="18"/>
                  <w:szCs w:val="18"/>
                </w:rPr>
                <w:lastRenderedPageBreak/>
                <w:t>함)</w:t>
              </w:r>
            </w:ins>
          </w:p>
        </w:tc>
        <w:tc>
          <w:tcPr>
            <w:tcW w:w="2092" w:type="dxa"/>
          </w:tcPr>
          <w:p w14:paraId="139510A1" w14:textId="188D0A87" w:rsidR="001461C8" w:rsidRPr="000A4113" w:rsidRDefault="001461C8" w:rsidP="001461C8">
            <w:pPr>
              <w:jc w:val="left"/>
              <w:rPr>
                <w:ins w:id="676" w:author="CSH" w:date="2026-05-06T17:10:00Z"/>
                <w:spacing w:val="-14"/>
                <w:sz w:val="18"/>
                <w:szCs w:val="18"/>
                <w:rPrChange w:id="677" w:author="조 미현" w:date="2026-05-12T15:59:00Z">
                  <w:rPr>
                    <w:ins w:id="678" w:author="CSH" w:date="2026-05-06T17:10:00Z"/>
                    <w:b/>
                    <w:bCs/>
                    <w:spacing w:val="-14"/>
                    <w:sz w:val="18"/>
                    <w:szCs w:val="18"/>
                  </w:rPr>
                </w:rPrChange>
              </w:rPr>
            </w:pPr>
            <w:ins w:id="679" w:author="CSH" w:date="2026-05-06T17:10:00Z">
              <w:del w:id="680" w:author="조 미현" w:date="2026-05-12T15:15:00Z">
                <w:r w:rsidRPr="000A4113" w:rsidDel="007210F6">
                  <w:rPr>
                    <w:rFonts w:hint="eastAsia"/>
                    <w:spacing w:val="-14"/>
                    <w:sz w:val="18"/>
                    <w:szCs w:val="18"/>
                    <w:rPrChange w:id="681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lastRenderedPageBreak/>
                  <w:delText>회원</w:delText>
                </w:r>
                <w:r w:rsidRPr="000A4113" w:rsidDel="007210F6">
                  <w:rPr>
                    <w:spacing w:val="-14"/>
                    <w:sz w:val="18"/>
                    <w:szCs w:val="18"/>
                    <w:rPrChange w:id="682" w:author="조 미현" w:date="2026-05-12T15:59:00Z">
                      <w:rPr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 xml:space="preserve"> 탈퇴 시 또는 </w:delText>
                </w:r>
                <w:r w:rsidRPr="000A4113" w:rsidDel="007210F6">
                  <w:rPr>
                    <w:rFonts w:hint="eastAsia"/>
                    <w:spacing w:val="-14"/>
                    <w:sz w:val="18"/>
                    <w:szCs w:val="18"/>
                    <w:rPrChange w:id="683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위탁</w:delText>
                </w:r>
                <w:r w:rsidRPr="000A4113" w:rsidDel="007210F6">
                  <w:rPr>
                    <w:spacing w:val="-14"/>
                    <w:sz w:val="18"/>
                    <w:szCs w:val="18"/>
                    <w:rPrChange w:id="684" w:author="조 미현" w:date="2026-05-12T15:59:00Z">
                      <w:rPr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 xml:space="preserve"> </w:delText>
                </w:r>
                <w:r w:rsidRPr="000A4113" w:rsidDel="007210F6">
                  <w:rPr>
                    <w:rFonts w:hint="eastAsia"/>
                    <w:spacing w:val="-14"/>
                    <w:sz w:val="18"/>
                    <w:szCs w:val="18"/>
                    <w:rPrChange w:id="685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계약</w:delText>
                </w:r>
                <w:r w:rsidRPr="000A4113" w:rsidDel="007210F6">
                  <w:rPr>
                    <w:spacing w:val="-14"/>
                    <w:sz w:val="18"/>
                    <w:szCs w:val="18"/>
                    <w:rPrChange w:id="686" w:author="조 미현" w:date="2026-05-12T15:59:00Z">
                      <w:rPr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 xml:space="preserve"> </w:delText>
                </w:r>
                <w:r w:rsidRPr="000A4113" w:rsidDel="007210F6">
                  <w:rPr>
                    <w:rFonts w:hint="eastAsia"/>
                    <w:spacing w:val="-14"/>
                    <w:sz w:val="18"/>
                    <w:szCs w:val="18"/>
                    <w:rPrChange w:id="687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종료</w:delText>
                </w:r>
                <w:r w:rsidRPr="000A4113" w:rsidDel="007210F6">
                  <w:rPr>
                    <w:spacing w:val="-14"/>
                    <w:sz w:val="18"/>
                    <w:szCs w:val="18"/>
                    <w:rPrChange w:id="688" w:author="조 미현" w:date="2026-05-12T15:59:00Z">
                      <w:rPr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 xml:space="preserve"> </w:delText>
                </w:r>
                <w:r w:rsidRPr="000A4113" w:rsidDel="007210F6">
                  <w:rPr>
                    <w:rFonts w:hint="eastAsia"/>
                    <w:spacing w:val="-14"/>
                    <w:sz w:val="18"/>
                    <w:szCs w:val="18"/>
                    <w:rPrChange w:id="689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시까지</w:delText>
                </w:r>
              </w:del>
            </w:ins>
            <w:ins w:id="690" w:author="조 미현" w:date="2026-05-12T15:15:00Z">
              <w:r w:rsidR="007210F6" w:rsidRPr="000A4113">
                <w:rPr>
                  <w:rFonts w:hint="eastAsia"/>
                  <w:spacing w:val="-14"/>
                  <w:sz w:val="18"/>
                  <w:szCs w:val="18"/>
                  <w:rPrChange w:id="691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이벤트</w:t>
              </w:r>
              <w:r w:rsidR="007210F6" w:rsidRPr="000A4113">
                <w:rPr>
                  <w:spacing w:val="-14"/>
                  <w:sz w:val="18"/>
                  <w:szCs w:val="18"/>
                  <w:rPrChange w:id="692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="007210F6" w:rsidRPr="000A4113">
                <w:rPr>
                  <w:rFonts w:hint="eastAsia"/>
                  <w:spacing w:val="-14"/>
                  <w:sz w:val="18"/>
                  <w:szCs w:val="18"/>
                  <w:rPrChange w:id="693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경품</w:t>
              </w:r>
              <w:r w:rsidR="007210F6" w:rsidRPr="000A4113">
                <w:rPr>
                  <w:spacing w:val="-14"/>
                  <w:sz w:val="18"/>
                  <w:szCs w:val="18"/>
                  <w:rPrChange w:id="694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="007210F6" w:rsidRPr="000A4113">
                <w:rPr>
                  <w:rFonts w:hint="eastAsia"/>
                  <w:spacing w:val="-14"/>
                  <w:sz w:val="18"/>
                  <w:szCs w:val="18"/>
                  <w:rPrChange w:id="695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교환</w:t>
              </w:r>
              <w:r w:rsidR="007210F6" w:rsidRPr="000A4113">
                <w:rPr>
                  <w:spacing w:val="-14"/>
                  <w:sz w:val="18"/>
                  <w:szCs w:val="18"/>
                  <w:rPrChange w:id="696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="007210F6" w:rsidRPr="000A4113">
                <w:rPr>
                  <w:rFonts w:hint="eastAsia"/>
                  <w:spacing w:val="-14"/>
                  <w:sz w:val="18"/>
                  <w:szCs w:val="18"/>
                  <w:rPrChange w:id="697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후</w:t>
              </w:r>
              <w:r w:rsidR="007210F6" w:rsidRPr="000A4113">
                <w:rPr>
                  <w:spacing w:val="-14"/>
                  <w:sz w:val="18"/>
                  <w:szCs w:val="18"/>
                  <w:rPrChange w:id="698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2개월까지</w:t>
              </w:r>
            </w:ins>
            <w:ins w:id="699" w:author="조 미현" w:date="2026-05-12T15:16:00Z">
              <w:r w:rsidR="007210F6" w:rsidRPr="000A4113">
                <w:rPr>
                  <w:spacing w:val="-14"/>
                  <w:sz w:val="18"/>
                  <w:szCs w:val="18"/>
                  <w:rPrChange w:id="700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</w:ins>
          </w:p>
        </w:tc>
      </w:tr>
      <w:tr w:rsidR="003748AA" w:rsidRPr="003F2052" w14:paraId="69B3ED9A" w14:textId="77777777" w:rsidTr="009A69D7">
        <w:trPr>
          <w:ins w:id="701" w:author="CSH" w:date="2026-05-06T17:10:00Z"/>
        </w:trPr>
        <w:tc>
          <w:tcPr>
            <w:tcW w:w="1413" w:type="dxa"/>
          </w:tcPr>
          <w:p w14:paraId="65BFFE01" w14:textId="4FBC5789" w:rsidR="003748AA" w:rsidRDefault="003748AA" w:rsidP="003748AA">
            <w:pPr>
              <w:jc w:val="left"/>
              <w:rPr>
                <w:ins w:id="702" w:author="CSH" w:date="2026-05-06T17:10:00Z"/>
                <w:spacing w:val="-14"/>
                <w:sz w:val="18"/>
                <w:szCs w:val="18"/>
              </w:rPr>
            </w:pPr>
            <w:ins w:id="703" w:author="CSH" w:date="2026-05-06T17:10:00Z">
              <w:r>
                <w:rPr>
                  <w:spacing w:val="-14"/>
                  <w:sz w:val="18"/>
                  <w:szCs w:val="18"/>
                </w:rPr>
                <w:t>㈜</w:t>
              </w:r>
              <w:r>
                <w:rPr>
                  <w:rFonts w:hint="eastAsia"/>
                  <w:spacing w:val="-14"/>
                  <w:sz w:val="18"/>
                  <w:szCs w:val="18"/>
                </w:rPr>
                <w:t>프로모티브</w:t>
              </w:r>
            </w:ins>
          </w:p>
        </w:tc>
        <w:tc>
          <w:tcPr>
            <w:tcW w:w="1843" w:type="dxa"/>
          </w:tcPr>
          <w:p w14:paraId="118057F7" w14:textId="0776FE56" w:rsidR="003748AA" w:rsidRDefault="003748AA" w:rsidP="003748AA">
            <w:pPr>
              <w:jc w:val="left"/>
              <w:rPr>
                <w:ins w:id="704" w:author="CSH" w:date="2026-05-06T17:10:00Z"/>
                <w:spacing w:val="-14"/>
                <w:sz w:val="18"/>
                <w:szCs w:val="18"/>
              </w:rPr>
            </w:pPr>
            <w:ins w:id="705" w:author="CSH" w:date="2026-05-06T17:10:00Z">
              <w:r>
                <w:rPr>
                  <w:spacing w:val="-14"/>
                  <w:sz w:val="18"/>
                  <w:szCs w:val="18"/>
                </w:rPr>
                <w:t>㈜</w:t>
              </w:r>
              <w:r>
                <w:rPr>
                  <w:rFonts w:hint="eastAsia"/>
                  <w:spacing w:val="-14"/>
                  <w:sz w:val="18"/>
                  <w:szCs w:val="18"/>
                </w:rPr>
                <w:t>다우기술 비즈뿌리오</w:t>
              </w:r>
            </w:ins>
          </w:p>
        </w:tc>
        <w:tc>
          <w:tcPr>
            <w:tcW w:w="2693" w:type="dxa"/>
          </w:tcPr>
          <w:p w14:paraId="03BB4BEB" w14:textId="7B07DB5E" w:rsidR="003748AA" w:rsidRPr="000A4113" w:rsidRDefault="003748AA" w:rsidP="003748AA">
            <w:pPr>
              <w:jc w:val="left"/>
              <w:rPr>
                <w:ins w:id="706" w:author="CSH" w:date="2026-05-06T17:10:00Z"/>
                <w:spacing w:val="-14"/>
                <w:sz w:val="18"/>
                <w:szCs w:val="18"/>
                <w:rPrChange w:id="707" w:author="조 미현" w:date="2026-05-12T15:59:00Z">
                  <w:rPr>
                    <w:ins w:id="708" w:author="CSH" w:date="2026-05-06T17:10:00Z"/>
                    <w:b/>
                    <w:bCs/>
                    <w:spacing w:val="-14"/>
                    <w:sz w:val="18"/>
                    <w:szCs w:val="18"/>
                  </w:rPr>
                </w:rPrChange>
              </w:rPr>
            </w:pPr>
            <w:ins w:id="709" w:author="CSH" w:date="2026-05-06T17:10:00Z">
              <w:r w:rsidRPr="000A4113">
                <w:rPr>
                  <w:rFonts w:hint="eastAsia"/>
                  <w:spacing w:val="-14"/>
                  <w:sz w:val="18"/>
                  <w:szCs w:val="18"/>
                  <w:rPrChange w:id="710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이벤트</w:t>
              </w:r>
              <w:r w:rsidRPr="000A4113">
                <w:rPr>
                  <w:spacing w:val="-14"/>
                  <w:sz w:val="18"/>
                  <w:szCs w:val="18"/>
                  <w:rPrChange w:id="711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712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당첨</w:t>
              </w:r>
              <w:r w:rsidRPr="000A4113">
                <w:rPr>
                  <w:spacing w:val="-14"/>
                  <w:sz w:val="18"/>
                  <w:szCs w:val="18"/>
                  <w:rPrChange w:id="713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714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안내</w:t>
              </w:r>
              <w:r w:rsidRPr="000A4113">
                <w:rPr>
                  <w:spacing w:val="-14"/>
                  <w:sz w:val="18"/>
                  <w:szCs w:val="18"/>
                  <w:rPrChange w:id="715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716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메시지</w:t>
              </w:r>
              <w:r w:rsidRPr="000A4113">
                <w:rPr>
                  <w:spacing w:val="-14"/>
                  <w:sz w:val="18"/>
                  <w:szCs w:val="18"/>
                  <w:rPrChange w:id="717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718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발송</w:t>
              </w:r>
            </w:ins>
          </w:p>
        </w:tc>
        <w:tc>
          <w:tcPr>
            <w:tcW w:w="2415" w:type="dxa"/>
          </w:tcPr>
          <w:p w14:paraId="435C17CA" w14:textId="777792D7" w:rsidR="003748AA" w:rsidRPr="000A4113" w:rsidRDefault="003748AA" w:rsidP="003748AA">
            <w:pPr>
              <w:jc w:val="left"/>
              <w:rPr>
                <w:ins w:id="719" w:author="CSH" w:date="2026-05-06T17:10:00Z"/>
                <w:spacing w:val="-14"/>
                <w:sz w:val="18"/>
                <w:szCs w:val="18"/>
              </w:rPr>
            </w:pPr>
            <w:ins w:id="720" w:author="CSH" w:date="2026-05-06T17:10:00Z">
              <w:r w:rsidRPr="000A4113">
                <w:rPr>
                  <w:rFonts w:hint="eastAsia"/>
                  <w:spacing w:val="-14"/>
                  <w:sz w:val="18"/>
                  <w:szCs w:val="18"/>
                </w:rPr>
                <w:t>성명,</w:t>
              </w:r>
              <w:r w:rsidRPr="000A4113">
                <w:rPr>
                  <w:spacing w:val="-14"/>
                  <w:sz w:val="18"/>
                  <w:szCs w:val="18"/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</w:rPr>
                <w:t>연락처</w:t>
              </w:r>
            </w:ins>
          </w:p>
        </w:tc>
        <w:tc>
          <w:tcPr>
            <w:tcW w:w="2092" w:type="dxa"/>
          </w:tcPr>
          <w:p w14:paraId="3F097AAC" w14:textId="66B315E7" w:rsidR="003748AA" w:rsidRPr="000A4113" w:rsidRDefault="003748AA" w:rsidP="003748AA">
            <w:pPr>
              <w:jc w:val="left"/>
              <w:rPr>
                <w:ins w:id="721" w:author="CSH" w:date="2026-05-06T17:10:00Z"/>
                <w:spacing w:val="-14"/>
                <w:sz w:val="18"/>
                <w:szCs w:val="18"/>
                <w:rPrChange w:id="722" w:author="조 미현" w:date="2026-05-12T15:59:00Z">
                  <w:rPr>
                    <w:ins w:id="723" w:author="CSH" w:date="2026-05-06T17:10:00Z"/>
                    <w:b/>
                    <w:bCs/>
                    <w:spacing w:val="-14"/>
                    <w:sz w:val="18"/>
                    <w:szCs w:val="18"/>
                  </w:rPr>
                </w:rPrChange>
              </w:rPr>
            </w:pPr>
            <w:ins w:id="724" w:author="조 미현" w:date="2026-05-14T09:29:00Z" w16du:dateUtc="2026-05-14T00:29:00Z">
              <w:r w:rsidRPr="00D5410E">
                <w:rPr>
                  <w:rFonts w:hint="eastAsia"/>
                  <w:spacing w:val="-14"/>
                  <w:sz w:val="18"/>
                  <w:szCs w:val="18"/>
                </w:rPr>
                <w:t>이벤트</w:t>
              </w:r>
              <w:r w:rsidRPr="00D5410E">
                <w:rPr>
                  <w:spacing w:val="-14"/>
                  <w:sz w:val="18"/>
                  <w:szCs w:val="18"/>
                </w:rPr>
                <w:t xml:space="preserve"> </w:t>
              </w:r>
              <w:r w:rsidRPr="00D5410E">
                <w:rPr>
                  <w:rFonts w:hint="eastAsia"/>
                  <w:spacing w:val="-14"/>
                  <w:sz w:val="18"/>
                  <w:szCs w:val="18"/>
                </w:rPr>
                <w:t>경품</w:t>
              </w:r>
              <w:r w:rsidRPr="00D5410E">
                <w:rPr>
                  <w:spacing w:val="-14"/>
                  <w:sz w:val="18"/>
                  <w:szCs w:val="18"/>
                </w:rPr>
                <w:t xml:space="preserve"> </w:t>
              </w:r>
              <w:r w:rsidRPr="00D5410E">
                <w:rPr>
                  <w:rFonts w:hint="eastAsia"/>
                  <w:spacing w:val="-14"/>
                  <w:sz w:val="18"/>
                  <w:szCs w:val="18"/>
                </w:rPr>
                <w:t>교환</w:t>
              </w:r>
              <w:r w:rsidRPr="00D5410E">
                <w:rPr>
                  <w:spacing w:val="-14"/>
                  <w:sz w:val="18"/>
                  <w:szCs w:val="18"/>
                </w:rPr>
                <w:t xml:space="preserve"> </w:t>
              </w:r>
              <w:r w:rsidRPr="00D5410E">
                <w:rPr>
                  <w:rFonts w:hint="eastAsia"/>
                  <w:spacing w:val="-14"/>
                  <w:sz w:val="18"/>
                  <w:szCs w:val="18"/>
                </w:rPr>
                <w:t>후</w:t>
              </w:r>
              <w:r w:rsidRPr="00D5410E">
                <w:rPr>
                  <w:spacing w:val="-14"/>
                  <w:sz w:val="18"/>
                  <w:szCs w:val="18"/>
                </w:rPr>
                <w:t xml:space="preserve"> 2개월까지 </w:t>
              </w:r>
            </w:ins>
            <w:ins w:id="725" w:author="CSH" w:date="2026-05-06T17:10:00Z">
              <w:del w:id="726" w:author="조 미현" w:date="2026-05-12T15:59:00Z">
                <w:r w:rsidRPr="000A4113" w:rsidDel="000551C5">
                  <w:rPr>
                    <w:rFonts w:hint="eastAsia"/>
                    <w:spacing w:val="-14"/>
                    <w:sz w:val="18"/>
                    <w:szCs w:val="18"/>
                    <w:rPrChange w:id="727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회원</w:delText>
                </w:r>
                <w:r w:rsidRPr="000A4113" w:rsidDel="000551C5">
                  <w:rPr>
                    <w:spacing w:val="-14"/>
                    <w:sz w:val="18"/>
                    <w:szCs w:val="18"/>
                    <w:rPrChange w:id="728" w:author="조 미현" w:date="2026-05-12T15:59:00Z">
                      <w:rPr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 xml:space="preserve"> 탈퇴 시 또는 </w:delText>
                </w:r>
                <w:r w:rsidRPr="000A4113" w:rsidDel="000551C5">
                  <w:rPr>
                    <w:rFonts w:hint="eastAsia"/>
                    <w:spacing w:val="-14"/>
                    <w:sz w:val="18"/>
                    <w:szCs w:val="18"/>
                    <w:rPrChange w:id="729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위탁</w:delText>
                </w:r>
                <w:r w:rsidRPr="000A4113" w:rsidDel="000551C5">
                  <w:rPr>
                    <w:spacing w:val="-14"/>
                    <w:sz w:val="18"/>
                    <w:szCs w:val="18"/>
                    <w:rPrChange w:id="730" w:author="조 미현" w:date="2026-05-12T15:59:00Z">
                      <w:rPr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 xml:space="preserve"> </w:delText>
                </w:r>
                <w:r w:rsidRPr="000A4113" w:rsidDel="000551C5">
                  <w:rPr>
                    <w:rFonts w:hint="eastAsia"/>
                    <w:spacing w:val="-14"/>
                    <w:sz w:val="18"/>
                    <w:szCs w:val="18"/>
                    <w:rPrChange w:id="731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계약</w:delText>
                </w:r>
                <w:r w:rsidRPr="000A4113" w:rsidDel="000551C5">
                  <w:rPr>
                    <w:spacing w:val="-14"/>
                    <w:sz w:val="18"/>
                    <w:szCs w:val="18"/>
                    <w:rPrChange w:id="732" w:author="조 미현" w:date="2026-05-12T15:59:00Z">
                      <w:rPr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 xml:space="preserve"> </w:delText>
                </w:r>
                <w:r w:rsidRPr="000A4113" w:rsidDel="000551C5">
                  <w:rPr>
                    <w:rFonts w:hint="eastAsia"/>
                    <w:spacing w:val="-14"/>
                    <w:sz w:val="18"/>
                    <w:szCs w:val="18"/>
                    <w:rPrChange w:id="733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종료</w:delText>
                </w:r>
                <w:r w:rsidRPr="000A4113" w:rsidDel="000551C5">
                  <w:rPr>
                    <w:spacing w:val="-14"/>
                    <w:sz w:val="18"/>
                    <w:szCs w:val="18"/>
                    <w:rPrChange w:id="734" w:author="조 미현" w:date="2026-05-12T15:59:00Z">
                      <w:rPr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 xml:space="preserve"> </w:delText>
                </w:r>
                <w:r w:rsidRPr="000A4113" w:rsidDel="000551C5">
                  <w:rPr>
                    <w:rFonts w:hint="eastAsia"/>
                    <w:spacing w:val="-14"/>
                    <w:sz w:val="18"/>
                    <w:szCs w:val="18"/>
                    <w:rPrChange w:id="735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시까지</w:delText>
                </w:r>
              </w:del>
            </w:ins>
          </w:p>
        </w:tc>
      </w:tr>
      <w:tr w:rsidR="003748AA" w:rsidRPr="003F2052" w14:paraId="1B716EBF" w14:textId="77777777" w:rsidTr="009A69D7">
        <w:trPr>
          <w:ins w:id="736" w:author="CSH" w:date="2026-05-06T17:09:00Z"/>
        </w:trPr>
        <w:tc>
          <w:tcPr>
            <w:tcW w:w="1413" w:type="dxa"/>
          </w:tcPr>
          <w:p w14:paraId="136ADF18" w14:textId="01F012DE" w:rsidR="003748AA" w:rsidRDefault="003748AA" w:rsidP="003748AA">
            <w:pPr>
              <w:jc w:val="left"/>
              <w:rPr>
                <w:ins w:id="737" w:author="CSH" w:date="2026-05-06T17:09:00Z"/>
                <w:spacing w:val="-14"/>
                <w:sz w:val="18"/>
                <w:szCs w:val="18"/>
              </w:rPr>
            </w:pPr>
            <w:ins w:id="738" w:author="CSH" w:date="2026-05-06T17:10:00Z">
              <w:r>
                <w:rPr>
                  <w:spacing w:val="-14"/>
                  <w:sz w:val="18"/>
                  <w:szCs w:val="18"/>
                </w:rPr>
                <w:t>㈜</w:t>
              </w:r>
              <w:r>
                <w:rPr>
                  <w:rFonts w:hint="eastAsia"/>
                  <w:spacing w:val="-14"/>
                  <w:sz w:val="18"/>
                  <w:szCs w:val="18"/>
                </w:rPr>
                <w:t>프로모티브</w:t>
              </w:r>
            </w:ins>
          </w:p>
        </w:tc>
        <w:tc>
          <w:tcPr>
            <w:tcW w:w="1843" w:type="dxa"/>
          </w:tcPr>
          <w:p w14:paraId="05FD5F15" w14:textId="721091EE" w:rsidR="003748AA" w:rsidRDefault="003748AA" w:rsidP="003748AA">
            <w:pPr>
              <w:jc w:val="left"/>
              <w:rPr>
                <w:ins w:id="739" w:author="CSH" w:date="2026-05-06T17:09:00Z"/>
                <w:spacing w:val="-14"/>
                <w:sz w:val="18"/>
                <w:szCs w:val="18"/>
              </w:rPr>
            </w:pPr>
            <w:ins w:id="740" w:author="CSH" w:date="2026-05-06T17:10:00Z">
              <w:r>
                <w:rPr>
                  <w:rFonts w:hint="eastAsia"/>
                  <w:spacing w:val="-14"/>
                  <w:sz w:val="18"/>
                  <w:szCs w:val="18"/>
                </w:rPr>
                <w:t>주식회사 카카오</w:t>
              </w:r>
            </w:ins>
          </w:p>
        </w:tc>
        <w:tc>
          <w:tcPr>
            <w:tcW w:w="2693" w:type="dxa"/>
          </w:tcPr>
          <w:p w14:paraId="6435676B" w14:textId="00BB5C04" w:rsidR="003748AA" w:rsidRPr="000A4113" w:rsidRDefault="003748AA" w:rsidP="003748AA">
            <w:pPr>
              <w:jc w:val="left"/>
              <w:rPr>
                <w:ins w:id="741" w:author="CSH" w:date="2026-05-06T17:09:00Z"/>
                <w:spacing w:val="-14"/>
                <w:sz w:val="18"/>
                <w:szCs w:val="18"/>
                <w:rPrChange w:id="742" w:author="조 미현" w:date="2026-05-12T15:59:00Z">
                  <w:rPr>
                    <w:ins w:id="743" w:author="CSH" w:date="2026-05-06T17:09:00Z"/>
                    <w:b/>
                    <w:bCs/>
                    <w:spacing w:val="-14"/>
                    <w:sz w:val="18"/>
                    <w:szCs w:val="18"/>
                  </w:rPr>
                </w:rPrChange>
              </w:rPr>
            </w:pPr>
            <w:ins w:id="744" w:author="CSH" w:date="2026-05-06T17:10:00Z">
              <w:r w:rsidRPr="000A4113">
                <w:rPr>
                  <w:rFonts w:hint="eastAsia"/>
                  <w:spacing w:val="-14"/>
                  <w:sz w:val="18"/>
                  <w:szCs w:val="18"/>
                  <w:rPrChange w:id="745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이벤트</w:t>
              </w:r>
              <w:r w:rsidRPr="000A4113">
                <w:rPr>
                  <w:spacing w:val="-14"/>
                  <w:sz w:val="18"/>
                  <w:szCs w:val="18"/>
                  <w:rPrChange w:id="746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747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당첨</w:t>
              </w:r>
              <w:r w:rsidRPr="000A4113">
                <w:rPr>
                  <w:spacing w:val="-14"/>
                  <w:sz w:val="18"/>
                  <w:szCs w:val="18"/>
                  <w:rPrChange w:id="748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749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안내</w:t>
              </w:r>
              <w:r w:rsidRPr="000A4113">
                <w:rPr>
                  <w:spacing w:val="-14"/>
                  <w:sz w:val="18"/>
                  <w:szCs w:val="18"/>
                  <w:rPrChange w:id="750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751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메시지</w:t>
              </w:r>
              <w:r w:rsidRPr="000A4113">
                <w:rPr>
                  <w:spacing w:val="-14"/>
                  <w:sz w:val="18"/>
                  <w:szCs w:val="18"/>
                  <w:rPrChange w:id="752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753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발송</w:t>
              </w:r>
            </w:ins>
          </w:p>
        </w:tc>
        <w:tc>
          <w:tcPr>
            <w:tcW w:w="2415" w:type="dxa"/>
          </w:tcPr>
          <w:p w14:paraId="6FCD55F3" w14:textId="2EC5B5EF" w:rsidR="003748AA" w:rsidRPr="000A4113" w:rsidRDefault="003748AA" w:rsidP="003748AA">
            <w:pPr>
              <w:jc w:val="left"/>
              <w:rPr>
                <w:ins w:id="754" w:author="CSH" w:date="2026-05-06T17:09:00Z"/>
                <w:spacing w:val="-14"/>
                <w:sz w:val="18"/>
                <w:szCs w:val="18"/>
              </w:rPr>
            </w:pPr>
            <w:ins w:id="755" w:author="CSH" w:date="2026-05-06T17:10:00Z">
              <w:r w:rsidRPr="000A4113">
                <w:rPr>
                  <w:rFonts w:hint="eastAsia"/>
                  <w:spacing w:val="-14"/>
                  <w:sz w:val="18"/>
                  <w:szCs w:val="18"/>
                </w:rPr>
                <w:t>성명,</w:t>
              </w:r>
              <w:r w:rsidRPr="000A4113">
                <w:rPr>
                  <w:spacing w:val="-14"/>
                  <w:sz w:val="18"/>
                  <w:szCs w:val="18"/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</w:rPr>
                <w:t>연락처</w:t>
              </w:r>
            </w:ins>
          </w:p>
        </w:tc>
        <w:tc>
          <w:tcPr>
            <w:tcW w:w="2092" w:type="dxa"/>
          </w:tcPr>
          <w:p w14:paraId="33674290" w14:textId="18E6658F" w:rsidR="003748AA" w:rsidRPr="000A4113" w:rsidRDefault="003748AA" w:rsidP="003748AA">
            <w:pPr>
              <w:jc w:val="left"/>
              <w:rPr>
                <w:ins w:id="756" w:author="CSH" w:date="2026-05-06T17:09:00Z"/>
                <w:spacing w:val="-14"/>
                <w:sz w:val="18"/>
                <w:szCs w:val="18"/>
                <w:rPrChange w:id="757" w:author="조 미현" w:date="2026-05-12T15:59:00Z">
                  <w:rPr>
                    <w:ins w:id="758" w:author="CSH" w:date="2026-05-06T17:09:00Z"/>
                    <w:b/>
                    <w:bCs/>
                    <w:spacing w:val="-14"/>
                    <w:sz w:val="18"/>
                    <w:szCs w:val="18"/>
                  </w:rPr>
                </w:rPrChange>
              </w:rPr>
            </w:pPr>
            <w:ins w:id="759" w:author="조 미현" w:date="2026-05-14T09:29:00Z" w16du:dateUtc="2026-05-14T00:29:00Z">
              <w:r w:rsidRPr="00D5410E">
                <w:rPr>
                  <w:rFonts w:hint="eastAsia"/>
                  <w:spacing w:val="-14"/>
                  <w:sz w:val="18"/>
                  <w:szCs w:val="18"/>
                </w:rPr>
                <w:t>이벤트</w:t>
              </w:r>
              <w:r w:rsidRPr="00D5410E">
                <w:rPr>
                  <w:spacing w:val="-14"/>
                  <w:sz w:val="18"/>
                  <w:szCs w:val="18"/>
                </w:rPr>
                <w:t xml:space="preserve"> </w:t>
              </w:r>
              <w:r w:rsidRPr="00D5410E">
                <w:rPr>
                  <w:rFonts w:hint="eastAsia"/>
                  <w:spacing w:val="-14"/>
                  <w:sz w:val="18"/>
                  <w:szCs w:val="18"/>
                </w:rPr>
                <w:t>경품</w:t>
              </w:r>
              <w:r w:rsidRPr="00D5410E">
                <w:rPr>
                  <w:spacing w:val="-14"/>
                  <w:sz w:val="18"/>
                  <w:szCs w:val="18"/>
                </w:rPr>
                <w:t xml:space="preserve"> </w:t>
              </w:r>
              <w:r w:rsidRPr="00D5410E">
                <w:rPr>
                  <w:rFonts w:hint="eastAsia"/>
                  <w:spacing w:val="-14"/>
                  <w:sz w:val="18"/>
                  <w:szCs w:val="18"/>
                </w:rPr>
                <w:t>교환</w:t>
              </w:r>
              <w:r w:rsidRPr="00D5410E">
                <w:rPr>
                  <w:spacing w:val="-14"/>
                  <w:sz w:val="18"/>
                  <w:szCs w:val="18"/>
                </w:rPr>
                <w:t xml:space="preserve"> </w:t>
              </w:r>
              <w:r w:rsidRPr="00D5410E">
                <w:rPr>
                  <w:rFonts w:hint="eastAsia"/>
                  <w:spacing w:val="-14"/>
                  <w:sz w:val="18"/>
                  <w:szCs w:val="18"/>
                </w:rPr>
                <w:t>후</w:t>
              </w:r>
              <w:r w:rsidRPr="00D5410E">
                <w:rPr>
                  <w:spacing w:val="-14"/>
                  <w:sz w:val="18"/>
                  <w:szCs w:val="18"/>
                </w:rPr>
                <w:t xml:space="preserve"> 2개월까지 </w:t>
              </w:r>
            </w:ins>
            <w:ins w:id="760" w:author="CSH" w:date="2026-05-06T17:10:00Z">
              <w:del w:id="761" w:author="조 미현" w:date="2026-05-12T15:59:00Z">
                <w:r w:rsidRPr="000A4113" w:rsidDel="000551C5">
                  <w:rPr>
                    <w:rFonts w:hint="eastAsia"/>
                    <w:spacing w:val="-14"/>
                    <w:sz w:val="18"/>
                    <w:szCs w:val="18"/>
                    <w:rPrChange w:id="762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회원</w:delText>
                </w:r>
                <w:r w:rsidRPr="000A4113" w:rsidDel="000551C5">
                  <w:rPr>
                    <w:spacing w:val="-14"/>
                    <w:sz w:val="18"/>
                    <w:szCs w:val="18"/>
                    <w:rPrChange w:id="763" w:author="조 미현" w:date="2026-05-12T15:59:00Z">
                      <w:rPr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 xml:space="preserve"> 탈퇴 시 또는 </w:delText>
                </w:r>
                <w:r w:rsidRPr="000A4113" w:rsidDel="000551C5">
                  <w:rPr>
                    <w:rFonts w:hint="eastAsia"/>
                    <w:spacing w:val="-14"/>
                    <w:sz w:val="18"/>
                    <w:szCs w:val="18"/>
                    <w:rPrChange w:id="764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위탁</w:delText>
                </w:r>
                <w:r w:rsidRPr="000A4113" w:rsidDel="000551C5">
                  <w:rPr>
                    <w:spacing w:val="-14"/>
                    <w:sz w:val="18"/>
                    <w:szCs w:val="18"/>
                    <w:rPrChange w:id="765" w:author="조 미현" w:date="2026-05-12T15:59:00Z">
                      <w:rPr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 xml:space="preserve"> </w:delText>
                </w:r>
                <w:r w:rsidRPr="000A4113" w:rsidDel="000551C5">
                  <w:rPr>
                    <w:rFonts w:hint="eastAsia"/>
                    <w:spacing w:val="-14"/>
                    <w:sz w:val="18"/>
                    <w:szCs w:val="18"/>
                    <w:rPrChange w:id="766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계약</w:delText>
                </w:r>
                <w:r w:rsidRPr="000A4113" w:rsidDel="000551C5">
                  <w:rPr>
                    <w:spacing w:val="-14"/>
                    <w:sz w:val="18"/>
                    <w:szCs w:val="18"/>
                    <w:rPrChange w:id="767" w:author="조 미현" w:date="2026-05-12T15:59:00Z">
                      <w:rPr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 xml:space="preserve"> </w:delText>
                </w:r>
                <w:r w:rsidRPr="000A4113" w:rsidDel="000551C5">
                  <w:rPr>
                    <w:rFonts w:hint="eastAsia"/>
                    <w:spacing w:val="-14"/>
                    <w:sz w:val="18"/>
                    <w:szCs w:val="18"/>
                    <w:rPrChange w:id="768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종료</w:delText>
                </w:r>
                <w:r w:rsidRPr="000A4113" w:rsidDel="000551C5">
                  <w:rPr>
                    <w:spacing w:val="-14"/>
                    <w:sz w:val="18"/>
                    <w:szCs w:val="18"/>
                    <w:rPrChange w:id="769" w:author="조 미현" w:date="2026-05-12T15:59:00Z">
                      <w:rPr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 xml:space="preserve"> </w:delText>
                </w:r>
                <w:r w:rsidRPr="000A4113" w:rsidDel="000551C5">
                  <w:rPr>
                    <w:rFonts w:hint="eastAsia"/>
                    <w:spacing w:val="-14"/>
                    <w:sz w:val="18"/>
                    <w:szCs w:val="18"/>
                    <w:rPrChange w:id="770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시까지</w:delText>
                </w:r>
              </w:del>
            </w:ins>
          </w:p>
        </w:tc>
      </w:tr>
      <w:tr w:rsidR="000A4113" w:rsidRPr="003F2052" w14:paraId="355AF371" w14:textId="77777777" w:rsidTr="009A69D7">
        <w:trPr>
          <w:ins w:id="771" w:author="CSH" w:date="2026-05-06T17:11:00Z"/>
        </w:trPr>
        <w:tc>
          <w:tcPr>
            <w:tcW w:w="1413" w:type="dxa"/>
            <w:vMerge w:val="restart"/>
          </w:tcPr>
          <w:p w14:paraId="2200219C" w14:textId="380D492A" w:rsidR="000A4113" w:rsidRDefault="000A4113" w:rsidP="000A4113">
            <w:pPr>
              <w:jc w:val="left"/>
              <w:rPr>
                <w:ins w:id="772" w:author="CSH" w:date="2026-05-06T17:11:00Z"/>
                <w:spacing w:val="-14"/>
                <w:sz w:val="18"/>
                <w:szCs w:val="18"/>
              </w:rPr>
            </w:pPr>
            <w:ins w:id="773" w:author="CSH" w:date="2026-05-06T17:11:00Z">
              <w:r>
                <w:rPr>
                  <w:spacing w:val="-14"/>
                  <w:sz w:val="18"/>
                  <w:szCs w:val="18"/>
                </w:rPr>
                <w:t>㈜</w:t>
              </w:r>
              <w:r>
                <w:rPr>
                  <w:rFonts w:hint="eastAsia"/>
                  <w:spacing w:val="-14"/>
                  <w:sz w:val="18"/>
                  <w:szCs w:val="18"/>
                </w:rPr>
                <w:t>프로모티브</w:t>
              </w:r>
            </w:ins>
          </w:p>
        </w:tc>
        <w:tc>
          <w:tcPr>
            <w:tcW w:w="1843" w:type="dxa"/>
          </w:tcPr>
          <w:p w14:paraId="7A162A78" w14:textId="1C1127C9" w:rsidR="000A4113" w:rsidRDefault="000A4113" w:rsidP="000A4113">
            <w:pPr>
              <w:jc w:val="left"/>
              <w:rPr>
                <w:ins w:id="774" w:author="CSH" w:date="2026-05-06T17:11:00Z"/>
                <w:spacing w:val="-14"/>
                <w:sz w:val="18"/>
                <w:szCs w:val="18"/>
              </w:rPr>
            </w:pPr>
            <w:ins w:id="775" w:author="CSH" w:date="2026-05-06T17:11:00Z">
              <w:r>
                <w:rPr>
                  <w:rFonts w:hint="eastAsia"/>
                  <w:spacing w:val="-14"/>
                  <w:sz w:val="18"/>
                  <w:szCs w:val="18"/>
                </w:rPr>
                <w:t>G</w:t>
              </w:r>
              <w:r>
                <w:rPr>
                  <w:spacing w:val="-14"/>
                  <w:sz w:val="18"/>
                  <w:szCs w:val="18"/>
                </w:rPr>
                <w:t xml:space="preserve">S25 </w:t>
              </w:r>
              <w:r>
                <w:rPr>
                  <w:rFonts w:hint="eastAsia"/>
                  <w:spacing w:val="-14"/>
                  <w:sz w:val="18"/>
                  <w:szCs w:val="18"/>
                </w:rPr>
                <w:t>고척점</w:t>
              </w:r>
            </w:ins>
          </w:p>
        </w:tc>
        <w:tc>
          <w:tcPr>
            <w:tcW w:w="2693" w:type="dxa"/>
            <w:vMerge w:val="restart"/>
          </w:tcPr>
          <w:p w14:paraId="3F6844C4" w14:textId="60EE051E" w:rsidR="000A4113" w:rsidRPr="000A4113" w:rsidRDefault="000A4113" w:rsidP="000A4113">
            <w:pPr>
              <w:jc w:val="left"/>
              <w:rPr>
                <w:ins w:id="776" w:author="CSH" w:date="2026-05-06T17:11:00Z"/>
                <w:spacing w:val="-14"/>
                <w:sz w:val="18"/>
                <w:szCs w:val="18"/>
                <w:rPrChange w:id="777" w:author="조 미현" w:date="2026-05-12T15:59:00Z">
                  <w:rPr>
                    <w:ins w:id="778" w:author="CSH" w:date="2026-05-06T17:11:00Z"/>
                    <w:b/>
                    <w:bCs/>
                    <w:spacing w:val="-14"/>
                    <w:sz w:val="18"/>
                    <w:szCs w:val="18"/>
                  </w:rPr>
                </w:rPrChange>
              </w:rPr>
            </w:pPr>
            <w:ins w:id="779" w:author="CSH" w:date="2026-05-06T17:11:00Z">
              <w:r w:rsidRPr="000A4113">
                <w:rPr>
                  <w:rFonts w:hint="eastAsia"/>
                  <w:spacing w:val="-14"/>
                  <w:sz w:val="18"/>
                  <w:szCs w:val="18"/>
                  <w:rPrChange w:id="780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경품</w:t>
              </w:r>
              <w:r w:rsidRPr="000A4113">
                <w:rPr>
                  <w:spacing w:val="-14"/>
                  <w:sz w:val="18"/>
                  <w:szCs w:val="18"/>
                  <w:rPrChange w:id="781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(KBO)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782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티켓</w:t>
              </w:r>
              <w:r w:rsidRPr="000A4113">
                <w:rPr>
                  <w:spacing w:val="-14"/>
                  <w:sz w:val="18"/>
                  <w:szCs w:val="18"/>
                  <w:rPrChange w:id="783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  <w:rPrChange w:id="784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교환</w:t>
              </w:r>
            </w:ins>
          </w:p>
        </w:tc>
        <w:tc>
          <w:tcPr>
            <w:tcW w:w="2415" w:type="dxa"/>
            <w:vMerge w:val="restart"/>
          </w:tcPr>
          <w:p w14:paraId="1E22E0C2" w14:textId="6F6C9DDA" w:rsidR="000A4113" w:rsidRPr="000A4113" w:rsidRDefault="000A4113" w:rsidP="000A4113">
            <w:pPr>
              <w:jc w:val="left"/>
              <w:rPr>
                <w:ins w:id="785" w:author="CSH" w:date="2026-05-06T17:11:00Z"/>
                <w:spacing w:val="-14"/>
                <w:sz w:val="18"/>
                <w:szCs w:val="18"/>
              </w:rPr>
            </w:pPr>
            <w:ins w:id="786" w:author="CSH" w:date="2026-05-06T17:11:00Z">
              <w:r w:rsidRPr="000A4113">
                <w:rPr>
                  <w:rFonts w:hint="eastAsia"/>
                  <w:spacing w:val="-14"/>
                  <w:sz w:val="18"/>
                  <w:szCs w:val="18"/>
                </w:rPr>
                <w:t>성명,</w:t>
              </w:r>
              <w:r w:rsidRPr="000A4113">
                <w:rPr>
                  <w:spacing w:val="-14"/>
                  <w:sz w:val="18"/>
                  <w:szCs w:val="18"/>
                </w:rPr>
                <w:t xml:space="preserve"> </w:t>
              </w:r>
              <w:r w:rsidRPr="000A4113">
                <w:rPr>
                  <w:rFonts w:hint="eastAsia"/>
                  <w:spacing w:val="-14"/>
                  <w:sz w:val="18"/>
                  <w:szCs w:val="18"/>
                </w:rPr>
                <w:t>연락처, 신분증 확인</w:t>
              </w:r>
            </w:ins>
          </w:p>
        </w:tc>
        <w:tc>
          <w:tcPr>
            <w:tcW w:w="2092" w:type="dxa"/>
            <w:vMerge w:val="restart"/>
          </w:tcPr>
          <w:p w14:paraId="3B1525E1" w14:textId="675FB355" w:rsidR="000A4113" w:rsidRPr="000A4113" w:rsidRDefault="000A4113" w:rsidP="000A4113">
            <w:pPr>
              <w:jc w:val="left"/>
              <w:rPr>
                <w:ins w:id="787" w:author="CSH" w:date="2026-05-06T17:11:00Z"/>
                <w:spacing w:val="-14"/>
                <w:sz w:val="18"/>
                <w:szCs w:val="18"/>
                <w:rPrChange w:id="788" w:author="조 미현" w:date="2026-05-12T15:59:00Z">
                  <w:rPr>
                    <w:ins w:id="789" w:author="CSH" w:date="2026-05-06T17:11:00Z"/>
                    <w:b/>
                    <w:bCs/>
                    <w:spacing w:val="-14"/>
                    <w:sz w:val="18"/>
                    <w:szCs w:val="18"/>
                  </w:rPr>
                </w:rPrChange>
              </w:rPr>
            </w:pPr>
            <w:commentRangeStart w:id="790"/>
            <w:ins w:id="791" w:author="조 미현" w:date="2026-05-12T15:59:00Z">
              <w:r w:rsidRPr="000A4113">
                <w:rPr>
                  <w:rFonts w:hint="eastAsia"/>
                  <w:spacing w:val="-14"/>
                  <w:sz w:val="18"/>
                  <w:szCs w:val="18"/>
                  <w:rPrChange w:id="792" w:author="조 미현" w:date="2026-05-12T15:59:00Z">
                    <w:rPr>
                      <w:rFonts w:hint="eastAsia"/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>이벤트</w:t>
              </w:r>
              <w:r w:rsidRPr="000A4113">
                <w:rPr>
                  <w:spacing w:val="-14"/>
                  <w:sz w:val="18"/>
                  <w:szCs w:val="18"/>
                  <w:rPrChange w:id="793" w:author="조 미현" w:date="2026-05-12T15:59:00Z">
                    <w:rPr>
                      <w:b/>
                      <w:bCs/>
                      <w:spacing w:val="-14"/>
                      <w:sz w:val="18"/>
                      <w:szCs w:val="18"/>
                    </w:rPr>
                  </w:rPrChange>
                </w:rPr>
                <w:t xml:space="preserve"> 경품 교환 후 2개월까지 </w:t>
              </w:r>
            </w:ins>
            <w:ins w:id="794" w:author="CSH" w:date="2026-05-06T17:11:00Z">
              <w:del w:id="795" w:author="조 미현" w:date="2026-05-12T15:59:00Z">
                <w:r w:rsidRPr="000A4113" w:rsidDel="000551C5">
                  <w:rPr>
                    <w:rFonts w:hint="eastAsia"/>
                    <w:spacing w:val="-14"/>
                    <w:sz w:val="18"/>
                    <w:szCs w:val="18"/>
                    <w:rPrChange w:id="796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목적</w:delText>
                </w:r>
                <w:r w:rsidRPr="000A4113" w:rsidDel="000551C5">
                  <w:rPr>
                    <w:spacing w:val="-14"/>
                    <w:sz w:val="18"/>
                    <w:szCs w:val="18"/>
                    <w:rPrChange w:id="797" w:author="조 미현" w:date="2026-05-12T15:59:00Z">
                      <w:rPr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 xml:space="preserve"> </w:delText>
                </w:r>
                <w:r w:rsidRPr="000A4113" w:rsidDel="000551C5">
                  <w:rPr>
                    <w:rFonts w:hint="eastAsia"/>
                    <w:spacing w:val="-14"/>
                    <w:sz w:val="18"/>
                    <w:szCs w:val="18"/>
                    <w:rPrChange w:id="798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달성</w:delText>
                </w:r>
                <w:r w:rsidRPr="000A4113" w:rsidDel="000551C5">
                  <w:rPr>
                    <w:spacing w:val="-14"/>
                    <w:sz w:val="18"/>
                    <w:szCs w:val="18"/>
                    <w:rPrChange w:id="799" w:author="조 미현" w:date="2026-05-12T15:59:00Z">
                      <w:rPr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 xml:space="preserve"> </w:delText>
                </w:r>
                <w:r w:rsidRPr="000A4113" w:rsidDel="000551C5">
                  <w:rPr>
                    <w:rFonts w:hint="eastAsia"/>
                    <w:spacing w:val="-14"/>
                    <w:sz w:val="18"/>
                    <w:szCs w:val="18"/>
                    <w:rPrChange w:id="800" w:author="조 미현" w:date="2026-05-12T15:59:00Z">
                      <w:rPr>
                        <w:rFonts w:hint="eastAsia"/>
                        <w:b/>
                        <w:bCs/>
                        <w:spacing w:val="-14"/>
                        <w:sz w:val="18"/>
                        <w:szCs w:val="18"/>
                      </w:rPr>
                    </w:rPrChange>
                  </w:rPr>
                  <w:delText>시까지</w:delText>
                </w:r>
              </w:del>
            </w:ins>
            <w:commentRangeEnd w:id="790"/>
            <w:r w:rsidR="001E127F" w:rsidRPr="000A4113">
              <w:rPr>
                <w:rStyle w:val="a6"/>
                <w:spacing w:val="-14"/>
                <w:rPrChange w:id="801" w:author="조 미현" w:date="2026-05-12T15:59:00Z">
                  <w:rPr>
                    <w:rStyle w:val="a6"/>
                    <w:b/>
                    <w:bCs/>
                    <w:spacing w:val="-14"/>
                  </w:rPr>
                </w:rPrChange>
              </w:rPr>
              <w:commentReference w:id="790"/>
            </w:r>
          </w:p>
        </w:tc>
      </w:tr>
      <w:tr w:rsidR="001461C8" w:rsidRPr="003F2052" w14:paraId="3F92AC4B" w14:textId="77777777" w:rsidTr="009A69D7">
        <w:trPr>
          <w:ins w:id="802" w:author="CSH" w:date="2026-05-06T17:11:00Z"/>
        </w:trPr>
        <w:tc>
          <w:tcPr>
            <w:tcW w:w="1413" w:type="dxa"/>
            <w:vMerge/>
          </w:tcPr>
          <w:p w14:paraId="1A0F8690" w14:textId="77777777" w:rsidR="001461C8" w:rsidRDefault="001461C8" w:rsidP="001461C8">
            <w:pPr>
              <w:jc w:val="left"/>
              <w:rPr>
                <w:ins w:id="803" w:author="CSH" w:date="2026-05-06T17:11:00Z"/>
                <w:spacing w:val="-14"/>
                <w:sz w:val="18"/>
                <w:szCs w:val="18"/>
              </w:rPr>
            </w:pPr>
            <w:bookmarkStart w:id="804" w:name="_Hlk228979690"/>
          </w:p>
        </w:tc>
        <w:tc>
          <w:tcPr>
            <w:tcW w:w="1843" w:type="dxa"/>
          </w:tcPr>
          <w:p w14:paraId="60A9F51D" w14:textId="78E87F00" w:rsidR="001461C8" w:rsidRDefault="001461C8" w:rsidP="001461C8">
            <w:pPr>
              <w:jc w:val="left"/>
              <w:rPr>
                <w:ins w:id="805" w:author="CSH" w:date="2026-05-06T17:11:00Z"/>
                <w:spacing w:val="-14"/>
                <w:sz w:val="18"/>
                <w:szCs w:val="18"/>
              </w:rPr>
            </w:pPr>
            <w:ins w:id="806" w:author="CSH" w:date="2026-05-06T17:11:00Z">
              <w:r>
                <w:rPr>
                  <w:rFonts w:hint="eastAsia"/>
                  <w:spacing w:val="-14"/>
                  <w:sz w:val="18"/>
                  <w:szCs w:val="18"/>
                </w:rPr>
                <w:t>G</w:t>
              </w:r>
              <w:r>
                <w:rPr>
                  <w:spacing w:val="-14"/>
                  <w:sz w:val="18"/>
                  <w:szCs w:val="18"/>
                </w:rPr>
                <w:t xml:space="preserve">S25 </w:t>
              </w:r>
              <w:r>
                <w:rPr>
                  <w:rFonts w:hint="eastAsia"/>
                  <w:spacing w:val="-14"/>
                  <w:sz w:val="18"/>
                  <w:szCs w:val="18"/>
                </w:rPr>
                <w:t>수원 송원로점</w:t>
              </w:r>
            </w:ins>
          </w:p>
        </w:tc>
        <w:tc>
          <w:tcPr>
            <w:tcW w:w="2693" w:type="dxa"/>
            <w:vMerge/>
          </w:tcPr>
          <w:p w14:paraId="732D3937" w14:textId="77777777" w:rsidR="001461C8" w:rsidRDefault="001461C8" w:rsidP="001461C8">
            <w:pPr>
              <w:jc w:val="left"/>
              <w:rPr>
                <w:ins w:id="807" w:author="CSH" w:date="2026-05-06T17:11:00Z"/>
                <w:b/>
                <w:bCs/>
                <w:spacing w:val="-14"/>
                <w:sz w:val="18"/>
                <w:szCs w:val="18"/>
              </w:rPr>
            </w:pPr>
          </w:p>
        </w:tc>
        <w:tc>
          <w:tcPr>
            <w:tcW w:w="2415" w:type="dxa"/>
            <w:vMerge/>
          </w:tcPr>
          <w:p w14:paraId="28F8F176" w14:textId="77777777" w:rsidR="001461C8" w:rsidRDefault="001461C8" w:rsidP="001461C8">
            <w:pPr>
              <w:jc w:val="left"/>
              <w:rPr>
                <w:ins w:id="808" w:author="CSH" w:date="2026-05-06T17:11:00Z"/>
                <w:spacing w:val="-14"/>
                <w:sz w:val="18"/>
                <w:szCs w:val="18"/>
              </w:rPr>
            </w:pPr>
          </w:p>
        </w:tc>
        <w:tc>
          <w:tcPr>
            <w:tcW w:w="2092" w:type="dxa"/>
            <w:vMerge/>
          </w:tcPr>
          <w:p w14:paraId="715406B8" w14:textId="77777777" w:rsidR="001461C8" w:rsidRPr="00606A8E" w:rsidRDefault="001461C8" w:rsidP="001461C8">
            <w:pPr>
              <w:jc w:val="left"/>
              <w:rPr>
                <w:ins w:id="809" w:author="CSH" w:date="2026-05-06T17:11:00Z"/>
                <w:b/>
                <w:bCs/>
                <w:spacing w:val="-14"/>
                <w:sz w:val="18"/>
                <w:szCs w:val="18"/>
              </w:rPr>
            </w:pPr>
          </w:p>
        </w:tc>
      </w:tr>
      <w:tr w:rsidR="001461C8" w:rsidRPr="003F2052" w14:paraId="4BE0CF74" w14:textId="77777777" w:rsidTr="009A69D7">
        <w:trPr>
          <w:ins w:id="810" w:author="CSH" w:date="2026-05-06T17:11:00Z"/>
        </w:trPr>
        <w:tc>
          <w:tcPr>
            <w:tcW w:w="1413" w:type="dxa"/>
            <w:vMerge/>
          </w:tcPr>
          <w:p w14:paraId="1801CABE" w14:textId="77777777" w:rsidR="001461C8" w:rsidRDefault="001461C8" w:rsidP="001461C8">
            <w:pPr>
              <w:jc w:val="left"/>
              <w:rPr>
                <w:ins w:id="811" w:author="CSH" w:date="2026-05-06T17:11:00Z"/>
                <w:spacing w:val="-14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7CB86A2" w14:textId="0A83707B" w:rsidR="001461C8" w:rsidRDefault="001461C8" w:rsidP="001461C8">
            <w:pPr>
              <w:jc w:val="left"/>
              <w:rPr>
                <w:ins w:id="812" w:author="CSH" w:date="2026-05-06T17:11:00Z"/>
                <w:spacing w:val="-14"/>
                <w:sz w:val="18"/>
                <w:szCs w:val="18"/>
              </w:rPr>
            </w:pPr>
            <w:ins w:id="813" w:author="CSH" w:date="2026-05-06T17:11:00Z">
              <w:r>
                <w:rPr>
                  <w:rFonts w:hint="eastAsia"/>
                  <w:spacing w:val="-14"/>
                  <w:sz w:val="18"/>
                  <w:szCs w:val="18"/>
                </w:rPr>
                <w:t>G</w:t>
              </w:r>
              <w:r>
                <w:rPr>
                  <w:spacing w:val="-14"/>
                  <w:sz w:val="18"/>
                  <w:szCs w:val="18"/>
                </w:rPr>
                <w:t xml:space="preserve">S25 </w:t>
              </w:r>
              <w:r>
                <w:rPr>
                  <w:rFonts w:hint="eastAsia"/>
                  <w:spacing w:val="-14"/>
                  <w:sz w:val="18"/>
                  <w:szCs w:val="18"/>
                </w:rPr>
                <w:t>관교삼환점</w:t>
              </w:r>
            </w:ins>
          </w:p>
        </w:tc>
        <w:tc>
          <w:tcPr>
            <w:tcW w:w="2693" w:type="dxa"/>
            <w:vMerge/>
          </w:tcPr>
          <w:p w14:paraId="75F8C3C0" w14:textId="77777777" w:rsidR="001461C8" w:rsidRDefault="001461C8" w:rsidP="001461C8">
            <w:pPr>
              <w:jc w:val="left"/>
              <w:rPr>
                <w:ins w:id="814" w:author="CSH" w:date="2026-05-06T17:11:00Z"/>
                <w:b/>
                <w:bCs/>
                <w:spacing w:val="-14"/>
                <w:sz w:val="18"/>
                <w:szCs w:val="18"/>
              </w:rPr>
            </w:pPr>
          </w:p>
        </w:tc>
        <w:tc>
          <w:tcPr>
            <w:tcW w:w="2415" w:type="dxa"/>
            <w:vMerge/>
          </w:tcPr>
          <w:p w14:paraId="637A80DA" w14:textId="77777777" w:rsidR="001461C8" w:rsidRDefault="001461C8" w:rsidP="001461C8">
            <w:pPr>
              <w:jc w:val="left"/>
              <w:rPr>
                <w:ins w:id="815" w:author="CSH" w:date="2026-05-06T17:11:00Z"/>
                <w:spacing w:val="-14"/>
                <w:sz w:val="18"/>
                <w:szCs w:val="18"/>
              </w:rPr>
            </w:pPr>
          </w:p>
        </w:tc>
        <w:tc>
          <w:tcPr>
            <w:tcW w:w="2092" w:type="dxa"/>
            <w:vMerge/>
          </w:tcPr>
          <w:p w14:paraId="6DAE1ECF" w14:textId="77777777" w:rsidR="001461C8" w:rsidRPr="00606A8E" w:rsidRDefault="001461C8" w:rsidP="001461C8">
            <w:pPr>
              <w:jc w:val="left"/>
              <w:rPr>
                <w:ins w:id="816" w:author="CSH" w:date="2026-05-06T17:11:00Z"/>
                <w:b/>
                <w:bCs/>
                <w:spacing w:val="-14"/>
                <w:sz w:val="18"/>
                <w:szCs w:val="18"/>
              </w:rPr>
            </w:pPr>
          </w:p>
        </w:tc>
      </w:tr>
      <w:tr w:rsidR="001461C8" w:rsidRPr="003F2052" w14:paraId="56297326" w14:textId="77777777" w:rsidTr="009A69D7">
        <w:trPr>
          <w:ins w:id="817" w:author="CSH" w:date="2026-05-06T17:11:00Z"/>
        </w:trPr>
        <w:tc>
          <w:tcPr>
            <w:tcW w:w="1413" w:type="dxa"/>
            <w:vMerge/>
          </w:tcPr>
          <w:p w14:paraId="386D8BF1" w14:textId="77777777" w:rsidR="001461C8" w:rsidRDefault="001461C8" w:rsidP="001461C8">
            <w:pPr>
              <w:jc w:val="left"/>
              <w:rPr>
                <w:ins w:id="818" w:author="CSH" w:date="2026-05-06T17:11:00Z"/>
                <w:spacing w:val="-14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D9E727E" w14:textId="0F336873" w:rsidR="001461C8" w:rsidRDefault="001461C8" w:rsidP="001461C8">
            <w:pPr>
              <w:jc w:val="left"/>
              <w:rPr>
                <w:ins w:id="819" w:author="CSH" w:date="2026-05-06T17:11:00Z"/>
                <w:spacing w:val="-14"/>
                <w:sz w:val="18"/>
                <w:szCs w:val="18"/>
              </w:rPr>
            </w:pPr>
            <w:ins w:id="820" w:author="CSH" w:date="2026-05-06T17:11:00Z">
              <w:r>
                <w:rPr>
                  <w:rFonts w:hint="eastAsia"/>
                  <w:spacing w:val="-14"/>
                  <w:sz w:val="18"/>
                  <w:szCs w:val="18"/>
                </w:rPr>
                <w:t>G</w:t>
              </w:r>
              <w:r>
                <w:rPr>
                  <w:spacing w:val="-14"/>
                  <w:sz w:val="18"/>
                  <w:szCs w:val="18"/>
                </w:rPr>
                <w:t xml:space="preserve">S25 </w:t>
              </w:r>
              <w:r>
                <w:rPr>
                  <w:rFonts w:hint="eastAsia"/>
                  <w:spacing w:val="-14"/>
                  <w:sz w:val="18"/>
                  <w:szCs w:val="18"/>
                </w:rPr>
                <w:t>무등경기장점</w:t>
              </w:r>
            </w:ins>
          </w:p>
        </w:tc>
        <w:tc>
          <w:tcPr>
            <w:tcW w:w="2693" w:type="dxa"/>
            <w:vMerge/>
          </w:tcPr>
          <w:p w14:paraId="229B32BA" w14:textId="77777777" w:rsidR="001461C8" w:rsidRDefault="001461C8" w:rsidP="001461C8">
            <w:pPr>
              <w:jc w:val="left"/>
              <w:rPr>
                <w:ins w:id="821" w:author="CSH" w:date="2026-05-06T17:11:00Z"/>
                <w:b/>
                <w:bCs/>
                <w:spacing w:val="-14"/>
                <w:sz w:val="18"/>
                <w:szCs w:val="18"/>
              </w:rPr>
            </w:pPr>
          </w:p>
        </w:tc>
        <w:tc>
          <w:tcPr>
            <w:tcW w:w="2415" w:type="dxa"/>
            <w:vMerge/>
          </w:tcPr>
          <w:p w14:paraId="36F5D313" w14:textId="77777777" w:rsidR="001461C8" w:rsidRDefault="001461C8" w:rsidP="001461C8">
            <w:pPr>
              <w:jc w:val="left"/>
              <w:rPr>
                <w:ins w:id="822" w:author="CSH" w:date="2026-05-06T17:11:00Z"/>
                <w:spacing w:val="-14"/>
                <w:sz w:val="18"/>
                <w:szCs w:val="18"/>
              </w:rPr>
            </w:pPr>
          </w:p>
        </w:tc>
        <w:tc>
          <w:tcPr>
            <w:tcW w:w="2092" w:type="dxa"/>
            <w:vMerge/>
          </w:tcPr>
          <w:p w14:paraId="0FAF6103" w14:textId="77777777" w:rsidR="001461C8" w:rsidRPr="00606A8E" w:rsidRDefault="001461C8" w:rsidP="001461C8">
            <w:pPr>
              <w:jc w:val="left"/>
              <w:rPr>
                <w:ins w:id="823" w:author="CSH" w:date="2026-05-06T17:11:00Z"/>
                <w:b/>
                <w:bCs/>
                <w:spacing w:val="-14"/>
                <w:sz w:val="18"/>
                <w:szCs w:val="18"/>
              </w:rPr>
            </w:pPr>
          </w:p>
        </w:tc>
      </w:tr>
      <w:tr w:rsidR="001461C8" w:rsidRPr="003F2052" w14:paraId="13E65BD3" w14:textId="77777777" w:rsidTr="009A69D7">
        <w:trPr>
          <w:ins w:id="824" w:author="CSH" w:date="2026-05-06T17:11:00Z"/>
        </w:trPr>
        <w:tc>
          <w:tcPr>
            <w:tcW w:w="1413" w:type="dxa"/>
            <w:vMerge/>
          </w:tcPr>
          <w:p w14:paraId="2F4B974F" w14:textId="77777777" w:rsidR="001461C8" w:rsidRDefault="001461C8" w:rsidP="001461C8">
            <w:pPr>
              <w:jc w:val="left"/>
              <w:rPr>
                <w:ins w:id="825" w:author="CSH" w:date="2026-05-06T17:11:00Z"/>
                <w:spacing w:val="-14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1F87091" w14:textId="075D61E2" w:rsidR="001461C8" w:rsidRDefault="001461C8" w:rsidP="001461C8">
            <w:pPr>
              <w:jc w:val="left"/>
              <w:rPr>
                <w:ins w:id="826" w:author="CSH" w:date="2026-05-06T17:11:00Z"/>
                <w:spacing w:val="-14"/>
                <w:sz w:val="18"/>
                <w:szCs w:val="18"/>
              </w:rPr>
            </w:pPr>
            <w:ins w:id="827" w:author="CSH" w:date="2026-05-06T17:11:00Z">
              <w:r>
                <w:rPr>
                  <w:rFonts w:hint="eastAsia"/>
                  <w:spacing w:val="-14"/>
                  <w:sz w:val="18"/>
                  <w:szCs w:val="18"/>
                </w:rPr>
                <w:t>G</w:t>
              </w:r>
              <w:r>
                <w:rPr>
                  <w:spacing w:val="-14"/>
                  <w:sz w:val="18"/>
                  <w:szCs w:val="18"/>
                </w:rPr>
                <w:t xml:space="preserve">S25 </w:t>
              </w:r>
              <w:r>
                <w:rPr>
                  <w:rFonts w:hint="eastAsia"/>
                  <w:spacing w:val="-14"/>
                  <w:sz w:val="18"/>
                  <w:szCs w:val="18"/>
                </w:rPr>
                <w:t>마산산호점</w:t>
              </w:r>
            </w:ins>
          </w:p>
        </w:tc>
        <w:tc>
          <w:tcPr>
            <w:tcW w:w="2693" w:type="dxa"/>
            <w:vMerge/>
          </w:tcPr>
          <w:p w14:paraId="33032D5D" w14:textId="77777777" w:rsidR="001461C8" w:rsidRDefault="001461C8" w:rsidP="001461C8">
            <w:pPr>
              <w:jc w:val="left"/>
              <w:rPr>
                <w:ins w:id="828" w:author="CSH" w:date="2026-05-06T17:11:00Z"/>
                <w:b/>
                <w:bCs/>
                <w:spacing w:val="-14"/>
                <w:sz w:val="18"/>
                <w:szCs w:val="18"/>
              </w:rPr>
            </w:pPr>
          </w:p>
        </w:tc>
        <w:tc>
          <w:tcPr>
            <w:tcW w:w="2415" w:type="dxa"/>
            <w:vMerge/>
          </w:tcPr>
          <w:p w14:paraId="1BF01597" w14:textId="77777777" w:rsidR="001461C8" w:rsidRDefault="001461C8" w:rsidP="001461C8">
            <w:pPr>
              <w:jc w:val="left"/>
              <w:rPr>
                <w:ins w:id="829" w:author="CSH" w:date="2026-05-06T17:11:00Z"/>
                <w:spacing w:val="-14"/>
                <w:sz w:val="18"/>
                <w:szCs w:val="18"/>
              </w:rPr>
            </w:pPr>
          </w:p>
        </w:tc>
        <w:tc>
          <w:tcPr>
            <w:tcW w:w="2092" w:type="dxa"/>
            <w:vMerge/>
          </w:tcPr>
          <w:p w14:paraId="6479134D" w14:textId="77777777" w:rsidR="001461C8" w:rsidRPr="00606A8E" w:rsidRDefault="001461C8" w:rsidP="001461C8">
            <w:pPr>
              <w:jc w:val="left"/>
              <w:rPr>
                <w:ins w:id="830" w:author="CSH" w:date="2026-05-06T17:11:00Z"/>
                <w:b/>
                <w:bCs/>
                <w:spacing w:val="-14"/>
                <w:sz w:val="18"/>
                <w:szCs w:val="18"/>
              </w:rPr>
            </w:pPr>
          </w:p>
        </w:tc>
      </w:tr>
      <w:tr w:rsidR="001461C8" w:rsidRPr="003F2052" w14:paraId="14771EA9" w14:textId="77777777" w:rsidTr="009A69D7">
        <w:trPr>
          <w:ins w:id="831" w:author="CSH" w:date="2026-05-06T17:11:00Z"/>
        </w:trPr>
        <w:tc>
          <w:tcPr>
            <w:tcW w:w="1413" w:type="dxa"/>
            <w:vMerge/>
          </w:tcPr>
          <w:p w14:paraId="305DA9CC" w14:textId="77777777" w:rsidR="001461C8" w:rsidRDefault="001461C8" w:rsidP="001461C8">
            <w:pPr>
              <w:jc w:val="left"/>
              <w:rPr>
                <w:ins w:id="832" w:author="CSH" w:date="2026-05-06T17:11:00Z"/>
                <w:spacing w:val="-14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447B5D4" w14:textId="38DFFD94" w:rsidR="001461C8" w:rsidRDefault="001461C8" w:rsidP="001461C8">
            <w:pPr>
              <w:jc w:val="left"/>
              <w:rPr>
                <w:ins w:id="833" w:author="CSH" w:date="2026-05-06T17:11:00Z"/>
                <w:spacing w:val="-14"/>
                <w:sz w:val="18"/>
                <w:szCs w:val="18"/>
              </w:rPr>
            </w:pPr>
            <w:ins w:id="834" w:author="CSH" w:date="2026-05-06T17:11:00Z">
              <w:r>
                <w:rPr>
                  <w:rFonts w:hint="eastAsia"/>
                  <w:spacing w:val="-14"/>
                  <w:sz w:val="18"/>
                  <w:szCs w:val="18"/>
                </w:rPr>
                <w:t>G</w:t>
              </w:r>
              <w:r>
                <w:rPr>
                  <w:spacing w:val="-14"/>
                  <w:sz w:val="18"/>
                  <w:szCs w:val="18"/>
                </w:rPr>
                <w:t xml:space="preserve">S25 </w:t>
              </w:r>
              <w:r>
                <w:rPr>
                  <w:rFonts w:hint="eastAsia"/>
                  <w:spacing w:val="-14"/>
                  <w:sz w:val="18"/>
                  <w:szCs w:val="18"/>
                </w:rPr>
                <w:t>사직야구장점</w:t>
              </w:r>
            </w:ins>
          </w:p>
        </w:tc>
        <w:tc>
          <w:tcPr>
            <w:tcW w:w="2693" w:type="dxa"/>
            <w:vMerge/>
          </w:tcPr>
          <w:p w14:paraId="1E173AC4" w14:textId="77777777" w:rsidR="001461C8" w:rsidRDefault="001461C8" w:rsidP="001461C8">
            <w:pPr>
              <w:jc w:val="left"/>
              <w:rPr>
                <w:ins w:id="835" w:author="CSH" w:date="2026-05-06T17:11:00Z"/>
                <w:b/>
                <w:bCs/>
                <w:spacing w:val="-14"/>
                <w:sz w:val="18"/>
                <w:szCs w:val="18"/>
              </w:rPr>
            </w:pPr>
          </w:p>
        </w:tc>
        <w:tc>
          <w:tcPr>
            <w:tcW w:w="2415" w:type="dxa"/>
            <w:vMerge/>
          </w:tcPr>
          <w:p w14:paraId="7C36463E" w14:textId="77777777" w:rsidR="001461C8" w:rsidRDefault="001461C8" w:rsidP="001461C8">
            <w:pPr>
              <w:jc w:val="left"/>
              <w:rPr>
                <w:ins w:id="836" w:author="CSH" w:date="2026-05-06T17:11:00Z"/>
                <w:spacing w:val="-14"/>
                <w:sz w:val="18"/>
                <w:szCs w:val="18"/>
              </w:rPr>
            </w:pPr>
          </w:p>
        </w:tc>
        <w:tc>
          <w:tcPr>
            <w:tcW w:w="2092" w:type="dxa"/>
            <w:vMerge/>
          </w:tcPr>
          <w:p w14:paraId="4931BEF2" w14:textId="77777777" w:rsidR="001461C8" w:rsidRPr="00606A8E" w:rsidRDefault="001461C8" w:rsidP="001461C8">
            <w:pPr>
              <w:jc w:val="left"/>
              <w:rPr>
                <w:ins w:id="837" w:author="CSH" w:date="2026-05-06T17:11:00Z"/>
                <w:b/>
                <w:bCs/>
                <w:spacing w:val="-14"/>
                <w:sz w:val="18"/>
                <w:szCs w:val="18"/>
              </w:rPr>
            </w:pPr>
          </w:p>
        </w:tc>
      </w:tr>
    </w:tbl>
    <w:bookmarkEnd w:id="804"/>
    <w:p w14:paraId="67E4E780" w14:textId="74F74EF5" w:rsidR="001461C8" w:rsidDel="001461C8" w:rsidRDefault="003748AA" w:rsidP="004E7B47">
      <w:pPr>
        <w:rPr>
          <w:del w:id="838" w:author="CSH" w:date="2026-05-06T17:11:00Z"/>
          <w:rFonts w:asciiTheme="majorHAnsi" w:eastAsiaTheme="majorHAnsi" w:hAnsiTheme="majorHAnsi"/>
          <w:sz w:val="18"/>
          <w:szCs w:val="18"/>
        </w:rPr>
      </w:pPr>
      <w:ins w:id="839" w:author="조 미현" w:date="2026-05-14T09:29:00Z" w16du:dateUtc="2026-05-14T00:29:00Z">
        <w:r>
          <w:rPr>
            <w:rFonts w:asciiTheme="majorHAnsi" w:eastAsiaTheme="majorHAnsi" w:hAnsiTheme="majorHAnsi"/>
            <w:sz w:val="18"/>
            <w:szCs w:val="18"/>
          </w:rPr>
          <w:t>※</w:t>
        </w:r>
        <w:r>
          <w:rPr>
            <w:rFonts w:asciiTheme="majorHAnsi" w:eastAsiaTheme="majorHAnsi" w:hAnsiTheme="majorHAnsi" w:hint="eastAsia"/>
            <w:sz w:val="18"/>
            <w:szCs w:val="18"/>
          </w:rPr>
          <w:t xml:space="preserve"> </w:t>
        </w:r>
        <w:r w:rsidRPr="00EA5437">
          <w:rPr>
            <w:spacing w:val="-14"/>
            <w:sz w:val="18"/>
            <w:szCs w:val="18"/>
          </w:rPr>
          <w:t xml:space="preserve">단, </w:t>
        </w:r>
        <w:r w:rsidRPr="000A4113">
          <w:rPr>
            <w:rFonts w:asciiTheme="majorHAnsi" w:eastAsiaTheme="majorHAnsi" w:hAnsiTheme="majorHAnsi" w:hint="eastAsia"/>
            <w:color w:val="303030"/>
            <w:sz w:val="18"/>
            <w:szCs w:val="18"/>
            <w:shd w:val="clear" w:color="auto" w:fill="FFFFFF"/>
          </w:rPr>
          <w:t>관련 법령에 따라 보존할 필요가 있는 경우 해당 법령에서 정한 기간까지</w:t>
        </w:r>
        <w:r>
          <w:rPr>
            <w:rFonts w:asciiTheme="majorHAnsi" w:eastAsiaTheme="majorHAnsi" w:hAnsiTheme="majorHAnsi" w:hint="eastAsia"/>
            <w:color w:val="303030"/>
            <w:sz w:val="18"/>
            <w:szCs w:val="18"/>
            <w:shd w:val="clear" w:color="auto" w:fill="FFFFFF"/>
          </w:rPr>
          <w:t xml:space="preserve"> 보관할 수 있습니다.</w:t>
        </w:r>
      </w:ins>
    </w:p>
    <w:p w14:paraId="22FA2DB7" w14:textId="77777777" w:rsidR="001461C8" w:rsidRDefault="001461C8" w:rsidP="004E7B47">
      <w:pPr>
        <w:rPr>
          <w:rFonts w:asciiTheme="majorHAnsi" w:eastAsiaTheme="majorHAnsi" w:hAnsiTheme="majorHAnsi"/>
          <w:sz w:val="18"/>
          <w:szCs w:val="18"/>
        </w:rPr>
      </w:pPr>
    </w:p>
    <w:p w14:paraId="00FD38C6" w14:textId="5391FF40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 w:hint="eastAsia"/>
          <w:sz w:val="18"/>
          <w:szCs w:val="18"/>
        </w:rPr>
        <w:t>「개인정보보호법」 제26조 제6항에 따라 수탁자가 회사의 개인정보 처리업무를 재위탁하는 경우 회사의 동의를 받고 있습니다.</w:t>
      </w:r>
    </w:p>
    <w:p w14:paraId="24A2AA76" w14:textId="2E3018DC" w:rsidR="0067221F" w:rsidRPr="004E7B47" w:rsidRDefault="0067221F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0DBD61EF" w14:textId="3562D5AE" w:rsidR="00E31885" w:rsidRPr="005753D1" w:rsidRDefault="00E31885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2BAC5578" w14:textId="42547576" w:rsidR="00E31885" w:rsidRPr="004818DA" w:rsidRDefault="00E31885" w:rsidP="000F02A4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5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(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개인정보 제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3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자 제공)</w:t>
      </w:r>
      <w:r w:rsidR="0002603B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22EDE401" w14:textId="77777777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 w:hint="eastAsia"/>
          <w:sz w:val="18"/>
          <w:szCs w:val="18"/>
        </w:rPr>
        <w:t>회사는</w:t>
      </w:r>
      <w:r w:rsidRPr="00831958">
        <w:rPr>
          <w:rFonts w:asciiTheme="majorHAnsi" w:eastAsiaTheme="majorHAnsi" w:hAnsiTheme="majorHAnsi"/>
          <w:sz w:val="18"/>
          <w:szCs w:val="18"/>
        </w:rPr>
        <w:t xml:space="preserve"> 회원의 개인정보를 개인정보의 처리 목적에서 명시한 범위 내에서만 처리하며, </w:t>
      </w:r>
      <w:r w:rsidRPr="00831958">
        <w:rPr>
          <w:rFonts w:asciiTheme="majorHAnsi" w:eastAsiaTheme="majorHAnsi" w:hAnsiTheme="majorHAnsi" w:hint="eastAsia"/>
          <w:sz w:val="18"/>
          <w:szCs w:val="18"/>
        </w:rPr>
        <w:t xml:space="preserve">회원이 동의하거나 법률의 특별한 규정 등 </w:t>
      </w:r>
      <w:r w:rsidRPr="00831958">
        <w:rPr>
          <w:rFonts w:asciiTheme="majorHAnsi" w:eastAsiaTheme="majorHAnsi" w:hAnsiTheme="majorHAnsi"/>
          <w:sz w:val="18"/>
          <w:szCs w:val="18"/>
        </w:rPr>
        <w:t>「</w:t>
      </w:r>
      <w:r w:rsidRPr="00831958">
        <w:rPr>
          <w:rFonts w:asciiTheme="majorHAnsi" w:eastAsiaTheme="majorHAnsi" w:hAnsiTheme="majorHAnsi" w:hint="eastAsia"/>
          <w:sz w:val="18"/>
          <w:szCs w:val="18"/>
        </w:rPr>
        <w:t>개인정보보호법</w:t>
      </w:r>
      <w:r w:rsidRPr="00831958">
        <w:rPr>
          <w:rFonts w:asciiTheme="majorHAnsi" w:eastAsiaTheme="majorHAnsi" w:hAnsiTheme="majorHAnsi"/>
          <w:sz w:val="18"/>
          <w:szCs w:val="18"/>
        </w:rPr>
        <w:t>」</w:t>
      </w:r>
      <w:r w:rsidRPr="00831958">
        <w:rPr>
          <w:rFonts w:asciiTheme="majorHAnsi" w:eastAsiaTheme="majorHAnsi" w:hAnsiTheme="majorHAnsi" w:hint="eastAsia"/>
          <w:sz w:val="18"/>
          <w:szCs w:val="18"/>
        </w:rPr>
        <w:t xml:space="preserve"> 제17조 및 제18조에 해당하는 경우에만 회원의 </w:t>
      </w:r>
      <w:r w:rsidRPr="00831958">
        <w:rPr>
          <w:rFonts w:asciiTheme="majorHAnsi" w:eastAsiaTheme="majorHAnsi" w:hAnsiTheme="majorHAnsi"/>
          <w:sz w:val="18"/>
          <w:szCs w:val="18"/>
        </w:rPr>
        <w:t>개인정보를 제3자에게 제공하고, 그 이외에는 회원의 개인정보를 제3자에게 제공하지 않습니다.</w:t>
      </w:r>
    </w:p>
    <w:p w14:paraId="7B57E09A" w14:textId="239C462E" w:rsidR="004E7B47" w:rsidRDefault="004E7B47" w:rsidP="00EF2E40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212BCA95" w14:textId="77777777" w:rsidR="004E7B47" w:rsidRDefault="004E7B47" w:rsidP="00EF2E40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7B51EDA7" w14:textId="3D3D158C" w:rsidR="004E7B47" w:rsidRPr="004818DA" w:rsidRDefault="004E7B47" w:rsidP="004E7B47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6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조(개인정보의 안전성 확보 조치)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11170AAB" w14:textId="77777777" w:rsidR="004E7B47" w:rsidRPr="004818DA" w:rsidRDefault="004E7B47" w:rsidP="004E7B47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회사는 개인정보의 안전성 확보를 위해 다음과 같은 조치를 취하고 있습니다.</w:t>
      </w:r>
    </w:p>
    <w:p w14:paraId="3C010449" w14:textId="77777777" w:rsidR="004E7B47" w:rsidRPr="004818DA" w:rsidRDefault="004E7B47" w:rsidP="004E7B47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1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.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관리적 조치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: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내부관리계획수립 및 시행,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정기적 직원 교육 등</w:t>
      </w:r>
    </w:p>
    <w:p w14:paraId="0E0E26E9" w14:textId="77777777" w:rsidR="004E7B47" w:rsidRPr="004818DA" w:rsidRDefault="004E7B47" w:rsidP="004E7B47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2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.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기술적 조치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: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개인정보처리시스템 등의 접근 권한 관리,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접근 통제 시스템 설치,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개인정보의 암호화,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보안프로그램 설치</w:t>
      </w:r>
    </w:p>
    <w:p w14:paraId="4FF76992" w14:textId="77777777" w:rsidR="004E7B47" w:rsidRPr="004818DA" w:rsidRDefault="004E7B47" w:rsidP="004E7B47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3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.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물리적 조치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: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전산실,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자료 보관실 등 접근 통제</w:t>
      </w:r>
    </w:p>
    <w:p w14:paraId="58E51931" w14:textId="68046369" w:rsidR="004E7B47" w:rsidRPr="004E7B47" w:rsidRDefault="004E7B47" w:rsidP="00EF2E40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0B66A198" w14:textId="77777777" w:rsidR="004E7B47" w:rsidRPr="004E7B47" w:rsidRDefault="004E7B47" w:rsidP="00EF2E40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19A3D1D2" w14:textId="7C0C1B05" w:rsidR="002F76F3" w:rsidRPr="004818DA" w:rsidRDefault="002F76F3" w:rsidP="002F76F3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="004E7B47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7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(</w:t>
      </w:r>
      <w:r w:rsidR="00D11EA0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개인정보 자동 수집 장치</w:t>
      </w:r>
      <w:r w:rsidR="004E7B47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의 </w:t>
      </w:r>
      <w:r w:rsidR="007268EC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설치, </w:t>
      </w:r>
      <w:r w:rsidR="004E7B47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운</w:t>
      </w:r>
      <w:r w:rsidR="007268EC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용</w:t>
      </w:r>
      <w:r w:rsidR="004E7B47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 및 거부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)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711F791B" w14:textId="5556F5FC" w:rsidR="004E7B47" w:rsidRDefault="007268EC" w:rsidP="004E7B47">
      <w:pPr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 w:hint="eastAsia"/>
          <w:sz w:val="18"/>
          <w:szCs w:val="18"/>
        </w:rPr>
        <w:t xml:space="preserve">1. </w:t>
      </w:r>
      <w:r w:rsidR="00D11EA0">
        <w:rPr>
          <w:rFonts w:asciiTheme="majorHAnsi" w:eastAsiaTheme="majorHAnsi" w:hAnsiTheme="majorHAnsi" w:hint="eastAsia"/>
          <w:sz w:val="18"/>
          <w:szCs w:val="18"/>
        </w:rPr>
        <w:t xml:space="preserve">회사는 </w:t>
      </w:r>
      <w:r w:rsidR="00C9302B">
        <w:rPr>
          <w:rFonts w:asciiTheme="majorHAnsi" w:eastAsiaTheme="majorHAnsi" w:hAnsiTheme="majorHAnsi" w:hint="eastAsia"/>
          <w:sz w:val="18"/>
          <w:szCs w:val="18"/>
        </w:rPr>
        <w:t xml:space="preserve">회원에게 </w:t>
      </w:r>
      <w:r>
        <w:rPr>
          <w:rFonts w:asciiTheme="majorHAnsi" w:eastAsiaTheme="majorHAnsi" w:hAnsiTheme="majorHAnsi" w:hint="eastAsia"/>
          <w:sz w:val="18"/>
          <w:szCs w:val="18"/>
        </w:rPr>
        <w:t>개별적인 서비스와 편의를 제공하기 위해 이용정보를 저장하고 수시로 불러오는 쿠키(cookie)를 사용합니다.</w:t>
      </w:r>
    </w:p>
    <w:p w14:paraId="343C6767" w14:textId="42CBF27B" w:rsidR="007268EC" w:rsidRDefault="007268EC" w:rsidP="004E7B47">
      <w:pPr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 w:hint="eastAsia"/>
          <w:sz w:val="18"/>
          <w:szCs w:val="18"/>
        </w:rPr>
        <w:t xml:space="preserve">2. 쿠키는 웹사이트 운영에 이용되는 서버(http)가 </w:t>
      </w:r>
      <w:r w:rsidR="00C9302B">
        <w:rPr>
          <w:rFonts w:asciiTheme="majorHAnsi" w:eastAsiaTheme="majorHAnsi" w:hAnsiTheme="majorHAnsi" w:hint="eastAsia"/>
          <w:sz w:val="18"/>
          <w:szCs w:val="18"/>
        </w:rPr>
        <w:t>회원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의 브라우저에 보내는 소량의 정보로서 </w:t>
      </w:r>
      <w:r w:rsidR="00C9302B">
        <w:rPr>
          <w:rFonts w:asciiTheme="majorHAnsi" w:eastAsiaTheme="majorHAnsi" w:hAnsiTheme="majorHAnsi" w:hint="eastAsia"/>
          <w:sz w:val="18"/>
          <w:szCs w:val="18"/>
        </w:rPr>
        <w:t>회원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의 컴퓨터 또는 모바일에 저장되며, 웹사이트 접속 시 </w:t>
      </w:r>
      <w:r w:rsidR="00C9302B">
        <w:rPr>
          <w:rFonts w:asciiTheme="majorHAnsi" w:eastAsiaTheme="majorHAnsi" w:hAnsiTheme="majorHAnsi" w:hint="eastAsia"/>
          <w:sz w:val="18"/>
          <w:szCs w:val="18"/>
        </w:rPr>
        <w:t>회원</w:t>
      </w:r>
      <w:r>
        <w:rPr>
          <w:rFonts w:asciiTheme="majorHAnsi" w:eastAsiaTheme="majorHAnsi" w:hAnsiTheme="majorHAnsi" w:hint="eastAsia"/>
          <w:sz w:val="18"/>
          <w:szCs w:val="18"/>
        </w:rPr>
        <w:t>의 브라우저에서 서버로 자동 전송됩니다.</w:t>
      </w:r>
    </w:p>
    <w:p w14:paraId="50F93661" w14:textId="47AB7B7B" w:rsidR="00881511" w:rsidRPr="0018381E" w:rsidRDefault="007268EC" w:rsidP="00881511">
      <w:pPr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 w:hint="eastAsia"/>
          <w:sz w:val="18"/>
          <w:szCs w:val="18"/>
        </w:rPr>
        <w:t xml:space="preserve">3. </w:t>
      </w:r>
      <w:r w:rsidR="00C9302B">
        <w:rPr>
          <w:rFonts w:asciiTheme="majorHAnsi" w:eastAsiaTheme="majorHAnsi" w:hAnsiTheme="majorHAnsi" w:hint="eastAsia"/>
          <w:sz w:val="18"/>
          <w:szCs w:val="18"/>
        </w:rPr>
        <w:t>회원은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브라우저 옵션 설정을 통해 쿠키 허용, 차단 등의 설정을 할 수 있습니다.</w:t>
      </w:r>
      <w:r w:rsidR="00C9302B">
        <w:rPr>
          <w:rFonts w:asciiTheme="majorHAnsi" w:eastAsiaTheme="majorHAnsi" w:hAnsiTheme="majorHAnsi" w:hint="eastAsia"/>
          <w:sz w:val="18"/>
          <w:szCs w:val="18"/>
        </w:rPr>
        <w:t xml:space="preserve"> 단</w:t>
      </w:r>
      <w:r w:rsidR="00881511">
        <w:rPr>
          <w:rFonts w:asciiTheme="majorHAnsi" w:eastAsiaTheme="majorHAnsi" w:hAnsiTheme="majorHAnsi" w:hint="eastAsia"/>
          <w:sz w:val="18"/>
          <w:szCs w:val="18"/>
        </w:rPr>
        <w:t xml:space="preserve">, </w:t>
      </w:r>
      <w:r w:rsidR="00C9302B">
        <w:rPr>
          <w:rFonts w:asciiTheme="majorHAnsi" w:eastAsiaTheme="majorHAnsi" w:hAnsiTheme="majorHAnsi" w:hint="eastAsia"/>
          <w:sz w:val="18"/>
          <w:szCs w:val="18"/>
        </w:rPr>
        <w:t xml:space="preserve">수집을 거부할 경우 </w:t>
      </w:r>
      <w:r w:rsidR="00881511">
        <w:rPr>
          <w:rFonts w:asciiTheme="majorHAnsi" w:eastAsiaTheme="majorHAnsi" w:hAnsiTheme="majorHAnsi" w:hint="eastAsia"/>
          <w:sz w:val="18"/>
          <w:szCs w:val="18"/>
        </w:rPr>
        <w:t>맞춤형 서비스 이</w:t>
      </w:r>
      <w:r w:rsidR="00C9302B">
        <w:rPr>
          <w:rFonts w:asciiTheme="majorHAnsi" w:eastAsiaTheme="majorHAnsi" w:hAnsiTheme="majorHAnsi" w:hint="eastAsia"/>
          <w:sz w:val="18"/>
          <w:szCs w:val="18"/>
        </w:rPr>
        <w:t>용에 어려움이 발생할 수 있습니다.</w:t>
      </w:r>
    </w:p>
    <w:p w14:paraId="4873567C" w14:textId="77777777" w:rsidR="004E7B47" w:rsidRPr="00831958" w:rsidRDefault="004E7B47" w:rsidP="004E7B47">
      <w:pPr>
        <w:rPr>
          <w:rFonts w:asciiTheme="majorHAnsi" w:eastAsiaTheme="majorHAnsi" w:hAnsiTheme="majorHAnsi"/>
          <w:sz w:val="18"/>
          <w:szCs w:val="18"/>
        </w:rPr>
      </w:pPr>
    </w:p>
    <w:p w14:paraId="0BC9B941" w14:textId="7F121C4D" w:rsidR="004E7B47" w:rsidRPr="00831958" w:rsidRDefault="004E7B47" w:rsidP="004E7B47">
      <w:pPr>
        <w:pStyle w:val="a4"/>
        <w:widowControl/>
        <w:numPr>
          <w:ilvl w:val="0"/>
          <w:numId w:val="8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 w:hint="eastAsia"/>
          <w:sz w:val="18"/>
          <w:szCs w:val="18"/>
        </w:rPr>
        <w:t>모바일 웹</w:t>
      </w:r>
      <w:r w:rsidRPr="00831958">
        <w:rPr>
          <w:rFonts w:asciiTheme="majorHAnsi" w:eastAsiaTheme="majorHAnsi" w:hAnsiTheme="majorHAnsi"/>
          <w:sz w:val="18"/>
          <w:szCs w:val="18"/>
        </w:rPr>
        <w:t xml:space="preserve">  </w:t>
      </w:r>
    </w:p>
    <w:p w14:paraId="54D49CCC" w14:textId="77777777" w:rsidR="004E7B47" w:rsidRPr="00831958" w:rsidRDefault="004E7B47" w:rsidP="004E7B47">
      <w:pPr>
        <w:pStyle w:val="a4"/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Chrome: 설정 → 개인정보 및 보안 → 쿠키 및 기타 사이트 데이터 → '모든 쿠키 차단' 선택</w:t>
      </w:r>
    </w:p>
    <w:p w14:paraId="7B90220F" w14:textId="77777777" w:rsidR="004E7B47" w:rsidRPr="00831958" w:rsidRDefault="004E7B47" w:rsidP="004E7B47">
      <w:pPr>
        <w:pStyle w:val="a4"/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Safari (macOS): 환경설정 → 개인 정보 보호 → '모든 쿠키 차단' 체크</w:t>
      </w:r>
    </w:p>
    <w:p w14:paraId="6377A57D" w14:textId="77777777" w:rsidR="004E7B47" w:rsidRPr="00831958" w:rsidRDefault="004E7B47" w:rsidP="004E7B47">
      <w:pPr>
        <w:pStyle w:val="a4"/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Firefox: 설정 → 개인 정보 및 보안 → 향상된 추적 방지 → '엄격' 선택</w:t>
      </w:r>
    </w:p>
    <w:p w14:paraId="001498FC" w14:textId="77777777" w:rsidR="004E7B47" w:rsidRPr="00831958" w:rsidRDefault="004E7B47" w:rsidP="004E7B47">
      <w:pPr>
        <w:pStyle w:val="a4"/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>Edge: 설정 → 쿠키 및 사이트 권한 → 쿠키 및 사이트 데이터 → '쿠키 차단' 설정</w:t>
      </w:r>
    </w:p>
    <w:p w14:paraId="7E9C77E1" w14:textId="77777777" w:rsidR="00253FA6" w:rsidRDefault="00253FA6" w:rsidP="00DF48C1">
      <w:pPr>
        <w:widowControl/>
        <w:wordWrap/>
        <w:autoSpaceDE/>
        <w:autoSpaceDN/>
        <w:rPr>
          <w:ins w:id="840" w:author="조 미현" w:date="2026-05-11T16:30:00Z"/>
          <w:rFonts w:asciiTheme="majorHAnsi" w:eastAsiaTheme="majorHAnsi" w:hAnsiTheme="majorHAnsi"/>
          <w:sz w:val="18"/>
          <w:szCs w:val="18"/>
        </w:rPr>
      </w:pPr>
    </w:p>
    <w:p w14:paraId="4592ED43" w14:textId="029A903F" w:rsidR="0021678F" w:rsidRDefault="00C50D89" w:rsidP="00DF48C1">
      <w:pPr>
        <w:widowControl/>
        <w:wordWrap/>
        <w:autoSpaceDE/>
        <w:autoSpaceDN/>
        <w:rPr>
          <w:rFonts w:asciiTheme="majorHAnsi" w:eastAsiaTheme="majorHAnsi" w:hAnsiTheme="majorHAnsi"/>
          <w:sz w:val="18"/>
          <w:szCs w:val="18"/>
        </w:rPr>
      </w:pPr>
      <w:del w:id="841" w:author="조 미현" w:date="2026-05-11T16:30:00Z">
        <w:r w:rsidDel="00253FA6">
          <w:rPr>
            <w:rFonts w:asciiTheme="majorHAnsi" w:eastAsiaTheme="majorHAnsi" w:hAnsiTheme="majorHAnsi"/>
            <w:sz w:val="18"/>
            <w:szCs w:val="18"/>
          </w:rPr>
          <w:br w:type="page"/>
        </w:r>
      </w:del>
      <w:r w:rsidR="0021678F">
        <w:rPr>
          <w:rFonts w:asciiTheme="majorHAnsi" w:eastAsiaTheme="majorHAnsi" w:hAnsiTheme="majorHAnsi" w:hint="eastAsia"/>
          <w:sz w:val="18"/>
          <w:szCs w:val="18"/>
        </w:rPr>
        <w:t xml:space="preserve">2) 모바일 단말기 </w:t>
      </w:r>
    </w:p>
    <w:p w14:paraId="4235207C" w14:textId="77777777" w:rsidR="00C576EA" w:rsidRPr="007307E2" w:rsidRDefault="00C576EA" w:rsidP="00C576EA">
      <w:pPr>
        <w:pStyle w:val="a4"/>
        <w:widowControl/>
        <w:numPr>
          <w:ilvl w:val="0"/>
          <w:numId w:val="7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>Android: 설정 &gt; 개인정보 보호 &gt; 광고에서 광고 ID 재설정 또는 광고 ID 삭제</w:t>
      </w:r>
    </w:p>
    <w:p w14:paraId="0B2C1A94" w14:textId="77777777" w:rsidR="00C576EA" w:rsidRPr="007307E2" w:rsidRDefault="00C576EA" w:rsidP="00C576EA">
      <w:pPr>
        <w:pStyle w:val="a4"/>
        <w:widowControl/>
        <w:wordWrap/>
        <w:autoSpaceDE/>
        <w:autoSpaceDN/>
        <w:spacing w:after="0" w:line="240" w:lineRule="auto"/>
        <w:ind w:leftChars="0" w:left="44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 xml:space="preserve">(일부 이전 버전은 설정 &gt; 개인정보 보호 &gt; 고급 &gt; 광고에서 ‘광고 개인 최적화 선택 해제’) </w:t>
      </w:r>
    </w:p>
    <w:p w14:paraId="360457F6" w14:textId="77777777" w:rsidR="00C576EA" w:rsidRPr="007307E2" w:rsidRDefault="00C576EA" w:rsidP="00C576EA">
      <w:pPr>
        <w:pStyle w:val="a4"/>
        <w:widowControl/>
        <w:numPr>
          <w:ilvl w:val="0"/>
          <w:numId w:val="7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>iOS/iPadOS: 설정 &gt; 개인정보 보호 및 보안 &gt; 추적에서 ‘앱이 추적을 요청하도록 허용’ 끄기</w:t>
      </w:r>
    </w:p>
    <w:p w14:paraId="5FAF5B0C" w14:textId="77777777" w:rsidR="00C576EA" w:rsidRPr="007307E2" w:rsidRDefault="00C576EA" w:rsidP="00C576EA">
      <w:pPr>
        <w:pStyle w:val="a4"/>
        <w:widowControl/>
        <w:wordWrap/>
        <w:autoSpaceDE/>
        <w:autoSpaceDN/>
        <w:spacing w:after="0" w:line="240" w:lineRule="auto"/>
        <w:ind w:leftChars="0" w:left="44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 xml:space="preserve">(Apple의 개인 맞춤형 광고 제한은 설정 &gt; 개인정보 보호 및 보안 &gt; Apple 광고 &gt; ‘개인 맞춤형 광고’ 끄기) </w:t>
      </w:r>
    </w:p>
    <w:p w14:paraId="4DFA15EB" w14:textId="77777777" w:rsidR="003059B8" w:rsidRDefault="003059B8" w:rsidP="003059B8">
      <w:pPr>
        <w:rPr>
          <w:rFonts w:asciiTheme="majorHAnsi" w:eastAsiaTheme="majorHAnsi" w:hAnsiTheme="majorHAnsi"/>
          <w:sz w:val="18"/>
          <w:szCs w:val="18"/>
        </w:rPr>
      </w:pPr>
    </w:p>
    <w:p w14:paraId="62CED858" w14:textId="3CFA2FEA" w:rsidR="002F76F3" w:rsidRPr="001D5873" w:rsidRDefault="001D5873" w:rsidP="003257F3">
      <w:pPr>
        <w:rPr>
          <w:spacing w:val="-14"/>
        </w:rPr>
      </w:pPr>
      <w:r w:rsidRPr="00831958">
        <w:rPr>
          <w:rFonts w:asciiTheme="majorHAnsi" w:eastAsiaTheme="majorHAnsi" w:hAnsiTheme="majorHAnsi" w:hint="eastAsia"/>
          <w:sz w:val="18"/>
          <w:szCs w:val="18"/>
        </w:rPr>
        <w:t>※</w:t>
      </w:r>
      <w:r w:rsidR="007307E2" w:rsidRPr="003257F3">
        <w:rPr>
          <w:rFonts w:asciiTheme="majorHAnsi" w:eastAsiaTheme="majorHAnsi" w:hAnsiTheme="majorHAnsi"/>
          <w:sz w:val="18"/>
          <w:szCs w:val="18"/>
        </w:rPr>
        <w:t>브라우저</w:t>
      </w:r>
      <w:r w:rsidR="003257F3">
        <w:rPr>
          <w:rFonts w:asciiTheme="majorHAnsi" w:eastAsiaTheme="majorHAnsi" w:hAnsiTheme="majorHAnsi" w:hint="eastAsia"/>
          <w:sz w:val="18"/>
          <w:szCs w:val="18"/>
        </w:rPr>
        <w:t xml:space="preserve">, </w:t>
      </w:r>
      <w:r w:rsidR="007307E2" w:rsidRPr="003257F3">
        <w:rPr>
          <w:rFonts w:asciiTheme="majorHAnsi" w:eastAsiaTheme="majorHAnsi" w:hAnsiTheme="majorHAnsi"/>
          <w:sz w:val="18"/>
          <w:szCs w:val="18"/>
        </w:rPr>
        <w:t>운영체제 및 기기 버전에 따라</w:t>
      </w:r>
      <w:r w:rsidR="00571040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="007307E2" w:rsidRPr="003257F3">
        <w:rPr>
          <w:rFonts w:asciiTheme="majorHAnsi" w:eastAsiaTheme="majorHAnsi" w:hAnsiTheme="majorHAnsi"/>
          <w:sz w:val="18"/>
          <w:szCs w:val="18"/>
        </w:rPr>
        <w:t>메뉴명과 설정 경로가 일부 달라질 수 있습니다</w:t>
      </w:r>
    </w:p>
    <w:p w14:paraId="45B109ED" w14:textId="33D6AF00" w:rsidR="00E31885" w:rsidRDefault="00E31885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31B56595" w14:textId="77777777" w:rsidR="005F456E" w:rsidRDefault="005F456E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1F96C575" w14:textId="11C44CF9" w:rsidR="00546B9F" w:rsidRPr="004818DA" w:rsidRDefault="00546B9F" w:rsidP="00546B9F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8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</w:t>
      </w:r>
      <w:r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행태정보의 수집이</w:t>
      </w:r>
      <w:r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〮</w:t>
      </w:r>
      <w:r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용제</w:t>
      </w:r>
      <w:r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〮</w:t>
      </w:r>
      <w:r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공 및 거부 등에 관한 사항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) </w:t>
      </w:r>
    </w:p>
    <w:p w14:paraId="6DE54685" w14:textId="3D78EB6E" w:rsidR="00546B9F" w:rsidRDefault="00570505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1. 회사는 서비스 이용과정에서 회원에게 최적화된 맞춤형 서비스 및 혜택, 온라인 맞춤형 광고 등을 제공하기 위하여 </w:t>
      </w:r>
      <w:r w:rsidR="00210E31">
        <w:rPr>
          <w:rFonts w:asciiTheme="majorHAnsi" w:eastAsiaTheme="majorHAnsi" w:hAnsiTheme="majorHAnsi" w:hint="eastAsia"/>
          <w:spacing w:val="-14"/>
          <w:sz w:val="18"/>
          <w:szCs w:val="18"/>
        </w:rPr>
        <w:t>쿠키를 활용하여 행태정보를 처리하고 있습니다.</w:t>
      </w:r>
    </w:p>
    <w:p w14:paraId="6C68A9F1" w14:textId="1EE687F5" w:rsidR="00DF4569" w:rsidRDefault="00DF4569" w:rsidP="00DF4569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2. 회사는 최적화된 맞춤형 서비스 및 혜택, 온라인 맞춤형 광고 등에 필요한 최소한의 행태정보만을 수집하며, 사상, 신념, 병력 등 개인의 권리이</w:t>
      </w:r>
      <w:r>
        <w:rPr>
          <w:rFonts w:asciiTheme="majorHAnsi" w:eastAsiaTheme="majorHAnsi" w:hAnsiTheme="majorHAnsi"/>
          <w:spacing w:val="-14"/>
          <w:sz w:val="18"/>
          <w:szCs w:val="18"/>
        </w:rPr>
        <w:t>〮</w:t>
      </w:r>
      <w:r>
        <w:rPr>
          <w:rFonts w:asciiTheme="majorHAnsi" w:eastAsiaTheme="majorHAnsi" w:hAnsiTheme="majorHAnsi" w:hint="eastAsia"/>
          <w:spacing w:val="-14"/>
          <w:sz w:val="18"/>
          <w:szCs w:val="18"/>
        </w:rPr>
        <w:t>익이나 사생활을 침해할 우려가 있는 민감한 행태정보를 수집하지 않습니다.</w:t>
      </w:r>
    </w:p>
    <w:p w14:paraId="3EE2139C" w14:textId="15F0C704" w:rsidR="007A29F5" w:rsidRDefault="00DF4569" w:rsidP="00DF4569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3. 회사는 14세 미만임을 알고 있는 아동에게 맞춤형 광고를 제공하려는 경우 사전에 법정대리인의 동의를 받고 있으며, 이외에는 맞춤형 광고를 목적으로 아동의 행태정보를 수집하지 않고, 아동에게 맞춤형 광고를 제공하지 않습니다.</w:t>
      </w:r>
    </w:p>
    <w:p w14:paraId="3DDF98CF" w14:textId="48334479" w:rsidR="00DF4569" w:rsidRDefault="00DF4569" w:rsidP="007737A5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4. 회원은 </w:t>
      </w:r>
      <w:r w:rsidR="007A29F5">
        <w:rPr>
          <w:rFonts w:asciiTheme="majorHAnsi" w:eastAsiaTheme="majorHAnsi" w:hAnsiTheme="majorHAnsi" w:hint="eastAsia"/>
          <w:spacing w:val="-14"/>
          <w:sz w:val="18"/>
          <w:szCs w:val="18"/>
        </w:rPr>
        <w:t>제7조 제3항의 방법을 통해 맞춤형 광고를 일괄적으로 차단허</w:t>
      </w:r>
      <w:r w:rsidR="007A29F5">
        <w:rPr>
          <w:rFonts w:asciiTheme="majorHAnsi" w:eastAsiaTheme="majorHAnsi" w:hAnsiTheme="majorHAnsi"/>
          <w:spacing w:val="-14"/>
          <w:sz w:val="18"/>
          <w:szCs w:val="18"/>
        </w:rPr>
        <w:t>〮</w:t>
      </w:r>
      <w:r w:rsidR="007A29F5">
        <w:rPr>
          <w:rFonts w:asciiTheme="majorHAnsi" w:eastAsiaTheme="majorHAnsi" w:hAnsiTheme="majorHAnsi" w:hint="eastAsia"/>
          <w:spacing w:val="-14"/>
          <w:sz w:val="18"/>
          <w:szCs w:val="18"/>
        </w:rPr>
        <w:t>용할 수 있습니다. 다만, 쿠키 설정 변경 시 웹사이트 자동로그인 등 일부 서비스의 이용이 제한될 수 있습니다.</w:t>
      </w:r>
    </w:p>
    <w:p w14:paraId="0A4EE21F" w14:textId="3DC35AF1" w:rsidR="00546B9F" w:rsidRPr="007737A5" w:rsidRDefault="00B31456" w:rsidP="00810279">
      <w:pPr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5. 회원은 앱에서 맞춤형 광고를 위하여 광고식별자를 수집이</w:t>
      </w:r>
      <w:r>
        <w:rPr>
          <w:rFonts w:asciiTheme="majorHAnsi" w:eastAsiaTheme="majorHAnsi" w:hAnsiTheme="majorHAnsi"/>
          <w:spacing w:val="-14"/>
          <w:sz w:val="18"/>
          <w:szCs w:val="18"/>
        </w:rPr>
        <w:t>〮</w:t>
      </w:r>
      <w:r>
        <w:rPr>
          <w:rFonts w:asciiTheme="majorHAnsi" w:eastAsiaTheme="majorHAnsi" w:hAnsiTheme="majorHAnsi" w:hint="eastAsia"/>
          <w:spacing w:val="-14"/>
          <w:sz w:val="18"/>
          <w:szCs w:val="18"/>
        </w:rPr>
        <w:t>용합니다. 회원은 모바일 단말기의 설정 변경을 통해 앱의 맞춤형 광고를 차단허</w:t>
      </w:r>
      <w:r>
        <w:rPr>
          <w:rFonts w:asciiTheme="majorHAnsi" w:eastAsiaTheme="majorHAnsi" w:hAnsiTheme="majorHAnsi"/>
          <w:spacing w:val="-14"/>
          <w:sz w:val="18"/>
          <w:szCs w:val="18"/>
        </w:rPr>
        <w:t>〮</w:t>
      </w:r>
      <w:r>
        <w:rPr>
          <w:rFonts w:asciiTheme="majorHAnsi" w:eastAsiaTheme="majorHAnsi" w:hAnsiTheme="majorHAnsi" w:hint="eastAsia"/>
          <w:spacing w:val="-14"/>
          <w:sz w:val="18"/>
          <w:szCs w:val="18"/>
        </w:rPr>
        <w:t>용할 수 있습니다.</w:t>
      </w:r>
    </w:p>
    <w:p w14:paraId="0F456C12" w14:textId="77777777" w:rsidR="00546B9F" w:rsidRPr="007307E2" w:rsidRDefault="00546B9F" w:rsidP="003A1850">
      <w:pPr>
        <w:pStyle w:val="a4"/>
        <w:widowControl/>
        <w:numPr>
          <w:ilvl w:val="0"/>
          <w:numId w:val="25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>Android: 설정 &gt; 개인정보 보호 &gt; 광고에서 광고 ID 재설정 또는 광고 ID 삭제</w:t>
      </w:r>
    </w:p>
    <w:p w14:paraId="754FB9D7" w14:textId="77777777" w:rsidR="00546B9F" w:rsidRPr="007307E2" w:rsidRDefault="00546B9F" w:rsidP="00546B9F">
      <w:pPr>
        <w:pStyle w:val="a4"/>
        <w:widowControl/>
        <w:wordWrap/>
        <w:autoSpaceDE/>
        <w:autoSpaceDN/>
        <w:spacing w:after="0" w:line="240" w:lineRule="auto"/>
        <w:ind w:leftChars="0" w:left="44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 xml:space="preserve">(일부 이전 버전은 설정 &gt; 개인정보 보호 &gt; 고급 &gt; 광고에서 ‘광고 개인 최적화 선택 해제’) </w:t>
      </w:r>
    </w:p>
    <w:p w14:paraId="0E995C01" w14:textId="77777777" w:rsidR="00546B9F" w:rsidRPr="007307E2" w:rsidRDefault="00546B9F" w:rsidP="003A1850">
      <w:pPr>
        <w:pStyle w:val="a4"/>
        <w:widowControl/>
        <w:numPr>
          <w:ilvl w:val="0"/>
          <w:numId w:val="25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>iOS/iPadOS: 설정 &gt; 개인정보 보호 및 보안 &gt; 추적에서 ‘앱이 추적을 요청하도록 허용’ 끄기</w:t>
      </w:r>
    </w:p>
    <w:p w14:paraId="2C6B3F3F" w14:textId="77777777" w:rsidR="00546B9F" w:rsidRPr="007307E2" w:rsidRDefault="00546B9F" w:rsidP="00546B9F">
      <w:pPr>
        <w:pStyle w:val="a4"/>
        <w:widowControl/>
        <w:wordWrap/>
        <w:autoSpaceDE/>
        <w:autoSpaceDN/>
        <w:spacing w:after="0" w:line="240" w:lineRule="auto"/>
        <w:ind w:leftChars="0" w:left="44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 xml:space="preserve">(Apple의 개인 맞춤형 광고 제한은 설정 &gt; 개인정보 보호 및 보안 &gt; Apple 광고 &gt; ‘개인 맞춤형 광고’ 끄기) </w:t>
      </w:r>
    </w:p>
    <w:p w14:paraId="29662629" w14:textId="77777777" w:rsidR="00546B9F" w:rsidRPr="00831958" w:rsidRDefault="00546B9F" w:rsidP="003A1850">
      <w:pPr>
        <w:pStyle w:val="a4"/>
        <w:widowControl/>
        <w:numPr>
          <w:ilvl w:val="0"/>
          <w:numId w:val="25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 w:hint="eastAsia"/>
          <w:sz w:val="18"/>
          <w:szCs w:val="18"/>
        </w:rPr>
        <w:t>폴리볼</w:t>
      </w:r>
      <w:r w:rsidRPr="00831958">
        <w:rPr>
          <w:rFonts w:asciiTheme="majorHAnsi" w:eastAsiaTheme="majorHAnsi" w:hAnsiTheme="majorHAnsi"/>
          <w:sz w:val="18"/>
          <w:szCs w:val="18"/>
        </w:rPr>
        <w:t xml:space="preserve"> 앱 내: 앱 설정 → 개인정보 → 맞춤형 서비스 분석 동의 해제</w:t>
      </w:r>
    </w:p>
    <w:p w14:paraId="5FE09109" w14:textId="196CD292" w:rsidR="00546B9F" w:rsidRDefault="001D5873" w:rsidP="001D5873">
      <w:pPr>
        <w:pStyle w:val="a4"/>
        <w:numPr>
          <w:ilvl w:val="0"/>
          <w:numId w:val="20"/>
        </w:numPr>
        <w:ind w:leftChars="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모바일 OS 버전에 따라 메뉴 및 방법이 다소 상이할 수 있습니다.</w:t>
      </w:r>
    </w:p>
    <w:p w14:paraId="27144670" w14:textId="65EADC03" w:rsidR="0080710F" w:rsidRDefault="0080710F" w:rsidP="0080710F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6. 회원은 제1</w:t>
      </w:r>
      <w:r w:rsidR="00067497">
        <w:rPr>
          <w:rFonts w:asciiTheme="majorHAnsi" w:eastAsiaTheme="majorHAnsi" w:hAnsiTheme="majorHAnsi" w:hint="eastAsia"/>
          <w:spacing w:val="-14"/>
          <w:sz w:val="18"/>
          <w:szCs w:val="18"/>
        </w:rPr>
        <w:t>3</w:t>
      </w:r>
      <w:r>
        <w:rPr>
          <w:rFonts w:asciiTheme="majorHAnsi" w:eastAsiaTheme="majorHAnsi" w:hAnsiTheme="majorHAnsi" w:hint="eastAsia"/>
          <w:spacing w:val="-14"/>
          <w:sz w:val="18"/>
          <w:szCs w:val="18"/>
        </w:rPr>
        <w:t>조의 연락처를 통해 행태정보와 관련하여 궁금한 사항과 거부권 행사, 피해 신고 접수 등을 문의할 수 있습니다.</w:t>
      </w:r>
    </w:p>
    <w:p w14:paraId="6520FAE8" w14:textId="77777777" w:rsidR="00031F1F" w:rsidRDefault="00031F1F" w:rsidP="0080710F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58137A04" w14:textId="77777777" w:rsidR="00031F1F" w:rsidRDefault="00031F1F" w:rsidP="0080710F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0397A3F9" w14:textId="13824F11" w:rsidR="00031F1F" w:rsidRPr="004818DA" w:rsidRDefault="00031F1F" w:rsidP="00031F1F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9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</w:t>
      </w:r>
      <w:r w:rsidR="008B6516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제3자가 수집해가는 행태정보에 관한 사항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) </w:t>
      </w:r>
    </w:p>
    <w:p w14:paraId="292D017C" w14:textId="33C82D1D" w:rsidR="00B75586" w:rsidRDefault="009A1C3C" w:rsidP="0080710F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lastRenderedPageBreak/>
        <w:t xml:space="preserve">1. </w:t>
      </w:r>
      <w:r w:rsidR="00B75586">
        <w:rPr>
          <w:rFonts w:asciiTheme="majorHAnsi" w:eastAsiaTheme="majorHAnsi" w:hAnsiTheme="majorHAnsi" w:hint="eastAsia"/>
          <w:spacing w:val="-14"/>
          <w:sz w:val="18"/>
          <w:szCs w:val="18"/>
        </w:rPr>
        <w:t>회사는 회원이 웹앱</w:t>
      </w:r>
      <w:r w:rsidR="00B75586">
        <w:rPr>
          <w:rFonts w:asciiTheme="majorHAnsi" w:eastAsiaTheme="majorHAnsi" w:hAnsiTheme="majorHAnsi"/>
          <w:spacing w:val="-14"/>
          <w:sz w:val="18"/>
          <w:szCs w:val="18"/>
        </w:rPr>
        <w:t>〮</w:t>
      </w:r>
      <w:r w:rsidR="00B75586">
        <w:rPr>
          <w:rFonts w:asciiTheme="majorHAnsi" w:eastAsiaTheme="majorHAnsi" w:hAnsiTheme="majorHAnsi" w:hint="eastAsia"/>
          <w:spacing w:val="-14"/>
          <w:sz w:val="18"/>
          <w:szCs w:val="18"/>
        </w:rPr>
        <w:t>을 방문하거나 이용하는 경우, 효과적인 서비스 이용과 광고 및 마케팅을 위해 제3자 쿠키 및 광고식별자 등을 자동 수집 장치를 통해 제3자가 수집해가도록 허용하고 있습니다.</w:t>
      </w:r>
    </w:p>
    <w:p w14:paraId="4E5A51BF" w14:textId="1B23CD97" w:rsidR="00B75586" w:rsidRDefault="009A1C3C" w:rsidP="0080710F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2</w:t>
      </w:r>
      <w:r w:rsidR="00B75586">
        <w:rPr>
          <w:rFonts w:asciiTheme="majorHAnsi" w:eastAsiaTheme="majorHAnsi" w:hAnsiTheme="majorHAnsi" w:hint="eastAsia"/>
          <w:spacing w:val="-14"/>
          <w:sz w:val="18"/>
          <w:szCs w:val="18"/>
        </w:rPr>
        <w:t>. 회사의 웹앱</w:t>
      </w:r>
      <w:r w:rsidR="00B75586">
        <w:rPr>
          <w:rFonts w:asciiTheme="majorHAnsi" w:eastAsiaTheme="majorHAnsi" w:hAnsiTheme="majorHAnsi"/>
          <w:spacing w:val="-14"/>
          <w:sz w:val="18"/>
          <w:szCs w:val="18"/>
        </w:rPr>
        <w:t>〮</w:t>
      </w:r>
      <w:r w:rsidR="00B75586">
        <w:rPr>
          <w:rFonts w:asciiTheme="majorHAnsi" w:eastAsiaTheme="majorHAnsi" w:hAnsiTheme="majorHAnsi" w:hint="eastAsia"/>
          <w:spacing w:val="-14"/>
          <w:sz w:val="18"/>
          <w:szCs w:val="18"/>
        </w:rPr>
        <w:t>으로부터 제3자가 수집해가는 행태정보는 다음과 같습니다.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75586" w14:paraId="74AFC206" w14:textId="77777777" w:rsidTr="00B75586">
        <w:tc>
          <w:tcPr>
            <w:tcW w:w="1803" w:type="dxa"/>
          </w:tcPr>
          <w:p w14:paraId="0A2138E6" w14:textId="489FA696" w:rsidR="00B75586" w:rsidRPr="007737A5" w:rsidRDefault="00B75586" w:rsidP="007737A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 w:rsidRPr="007737A5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수집장치 명칭</w:t>
            </w:r>
          </w:p>
        </w:tc>
        <w:tc>
          <w:tcPr>
            <w:tcW w:w="1803" w:type="dxa"/>
          </w:tcPr>
          <w:p w14:paraId="37909204" w14:textId="0323609D" w:rsidR="00B75586" w:rsidRPr="007737A5" w:rsidRDefault="00B75586" w:rsidP="007737A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 w:rsidRPr="007737A5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수집장치 종류</w:t>
            </w:r>
          </w:p>
        </w:tc>
        <w:tc>
          <w:tcPr>
            <w:tcW w:w="1803" w:type="dxa"/>
          </w:tcPr>
          <w:p w14:paraId="403E81B7" w14:textId="489C454C" w:rsidR="00B75586" w:rsidRPr="007737A5" w:rsidRDefault="00B75586" w:rsidP="007737A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 w:rsidRPr="007737A5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수집해가는 사업자</w:t>
            </w:r>
          </w:p>
        </w:tc>
        <w:tc>
          <w:tcPr>
            <w:tcW w:w="1803" w:type="dxa"/>
          </w:tcPr>
          <w:p w14:paraId="3903104A" w14:textId="377E303A" w:rsidR="00B75586" w:rsidRPr="007737A5" w:rsidRDefault="00B75586" w:rsidP="007737A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 w:rsidRPr="007737A5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수집항목</w:t>
            </w:r>
          </w:p>
        </w:tc>
        <w:tc>
          <w:tcPr>
            <w:tcW w:w="1804" w:type="dxa"/>
          </w:tcPr>
          <w:p w14:paraId="4594B34F" w14:textId="70E72604" w:rsidR="00B75586" w:rsidRPr="007737A5" w:rsidRDefault="00B75586" w:rsidP="007737A5">
            <w:pPr>
              <w:jc w:val="center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18"/>
              </w:rPr>
            </w:pPr>
            <w:r w:rsidRPr="007737A5"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18"/>
              </w:rPr>
              <w:t>수집 목적</w:t>
            </w:r>
          </w:p>
        </w:tc>
      </w:tr>
      <w:tr w:rsidR="00B75586" w14:paraId="056BB8F5" w14:textId="77777777" w:rsidTr="007737A5">
        <w:tc>
          <w:tcPr>
            <w:tcW w:w="1803" w:type="dxa"/>
            <w:vAlign w:val="center"/>
          </w:tcPr>
          <w:p w14:paraId="15B368B4" w14:textId="20267EB3" w:rsidR="00B75586" w:rsidRDefault="005F3D8F" w:rsidP="007737A5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3A1850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애드팝콘SSP</w:t>
            </w:r>
          </w:p>
        </w:tc>
        <w:tc>
          <w:tcPr>
            <w:tcW w:w="1803" w:type="dxa"/>
            <w:vAlign w:val="center"/>
          </w:tcPr>
          <w:p w14:paraId="022CEB0B" w14:textId="77777777" w:rsidR="00B75586" w:rsidRDefault="00294E66" w:rsidP="009C48B9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SDK</w:t>
            </w:r>
          </w:p>
          <w:p w14:paraId="1EC47312" w14:textId="75BAAFC2" w:rsidR="00294E66" w:rsidRDefault="00294E66" w:rsidP="007737A5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(웹페이지, 모바일 앱)</w:t>
            </w:r>
          </w:p>
        </w:tc>
        <w:tc>
          <w:tcPr>
            <w:tcW w:w="1803" w:type="dxa"/>
            <w:vAlign w:val="center"/>
          </w:tcPr>
          <w:p w14:paraId="717F3D6C" w14:textId="15691B21" w:rsidR="00B75586" w:rsidRDefault="00B75586" w:rsidP="007737A5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>㈜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애드팝콘</w:t>
            </w:r>
          </w:p>
        </w:tc>
        <w:tc>
          <w:tcPr>
            <w:tcW w:w="1803" w:type="dxa"/>
            <w:vAlign w:val="center"/>
          </w:tcPr>
          <w:p w14:paraId="396447CE" w14:textId="3D465068" w:rsidR="00B75586" w:rsidRDefault="00B75586" w:rsidP="007737A5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 w:rsidRPr="00B75586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광고식별자</w:t>
            </w:r>
            <w:r w:rsidRPr="00B75586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>(</w:t>
            </w:r>
            <w:r w:rsidR="00176954" w:rsidRPr="007307E2">
              <w:rPr>
                <w:rFonts w:asciiTheme="majorHAnsi" w:eastAsiaTheme="majorHAnsi" w:hAnsiTheme="majorHAnsi"/>
                <w:spacing w:val="-14"/>
                <w:sz w:val="16"/>
                <w:szCs w:val="16"/>
              </w:rPr>
              <w:t>ADID, IDFA</w:t>
            </w:r>
            <w:r w:rsidRPr="00B75586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>), 앱 정보, 이벤트 정보, 디바이스 정보, OS정보, 구매 및 검색이력, 쿠키</w:t>
            </w:r>
            <w:r w:rsidR="005F3D8F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를 통해 자동 수집되는 정보</w:t>
            </w:r>
          </w:p>
        </w:tc>
        <w:tc>
          <w:tcPr>
            <w:tcW w:w="1804" w:type="dxa"/>
            <w:vAlign w:val="center"/>
          </w:tcPr>
          <w:p w14:paraId="57236F25" w14:textId="70DAD0DB" w:rsidR="00B75586" w:rsidRDefault="001522EF" w:rsidP="007737A5">
            <w:pPr>
              <w:jc w:val="center"/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회원 행태정보 기반 맞춤형 광고 제공</w:t>
            </w:r>
            <w:r w:rsidR="0080600B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 xml:space="preserve"> 및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 xml:space="preserve"> </w:t>
            </w:r>
            <w:r w:rsidR="00743EAC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회원</w:t>
            </w:r>
            <w:r w:rsidR="00D923EA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서비스</w:t>
            </w:r>
            <w:r w:rsidR="00D923EA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등</w:t>
            </w:r>
            <w:r w:rsidR="00D923EA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에 대한</w:t>
            </w:r>
            <w:r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 xml:space="preserve"> 통계분석</w:t>
            </w:r>
          </w:p>
        </w:tc>
      </w:tr>
      <w:tr w:rsidR="00682838" w14:paraId="30F0D9FB" w14:textId="77777777" w:rsidTr="007737A5">
        <w:trPr>
          <w:ins w:id="842" w:author="CSH" w:date="2026-05-06T17:12:00Z"/>
        </w:trPr>
        <w:tc>
          <w:tcPr>
            <w:tcW w:w="1803" w:type="dxa"/>
            <w:vAlign w:val="center"/>
          </w:tcPr>
          <w:p w14:paraId="096A494B" w14:textId="2DEA4F92" w:rsidR="00682838" w:rsidRPr="003A1850" w:rsidRDefault="00682838" w:rsidP="00682838">
            <w:pPr>
              <w:jc w:val="center"/>
              <w:rPr>
                <w:ins w:id="843" w:author="CSH" w:date="2026-05-06T17:12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commentRangeStart w:id="844"/>
            <w:ins w:id="845" w:author="CSH" w:date="2026-05-06T17:12:00Z">
              <w:r>
                <w:rPr>
                  <w:rFonts w:cs="맑은 고딕" w:hint="eastAsia"/>
                  <w:spacing w:val="-14"/>
                  <w:sz w:val="18"/>
                  <w:szCs w:val="18"/>
                </w:rPr>
                <w:t xml:space="preserve">에어브릿지 </w:t>
              </w:r>
              <w:r>
                <w:rPr>
                  <w:rFonts w:cs="맑은 고딕"/>
                  <w:spacing w:val="-14"/>
                  <w:sz w:val="18"/>
                  <w:szCs w:val="18"/>
                </w:rPr>
                <w:t>SDK</w:t>
              </w:r>
              <w:commentRangeEnd w:id="844"/>
              <w:r w:rsidRPr="003A1850">
                <w:rPr>
                  <w:rStyle w:val="a6"/>
                  <w:rFonts w:asciiTheme="majorHAnsi" w:eastAsiaTheme="majorHAnsi" w:hAnsiTheme="majorHAnsi"/>
                  <w:spacing w:val="-14"/>
                </w:rPr>
                <w:commentReference w:id="844"/>
              </w:r>
            </w:ins>
          </w:p>
        </w:tc>
        <w:tc>
          <w:tcPr>
            <w:tcW w:w="1803" w:type="dxa"/>
            <w:vAlign w:val="center"/>
          </w:tcPr>
          <w:p w14:paraId="4D8A7A71" w14:textId="60C6092E" w:rsidR="00682838" w:rsidRDefault="00682838" w:rsidP="00682838">
            <w:pPr>
              <w:jc w:val="center"/>
              <w:rPr>
                <w:ins w:id="846" w:author="CSH" w:date="2026-05-06T17:12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847" w:author="CSH" w:date="2026-05-06T17:12:00Z">
              <w:r>
                <w:rPr>
                  <w:rFonts w:hint="eastAsia"/>
                  <w:spacing w:val="-14"/>
                  <w:sz w:val="18"/>
                  <w:szCs w:val="18"/>
                </w:rPr>
                <w:t>S</w:t>
              </w:r>
              <w:r>
                <w:rPr>
                  <w:spacing w:val="-14"/>
                  <w:sz w:val="18"/>
                  <w:szCs w:val="18"/>
                </w:rPr>
                <w:t>DK</w:t>
              </w:r>
              <w:r>
                <w:rPr>
                  <w:spacing w:val="-14"/>
                  <w:sz w:val="18"/>
                  <w:szCs w:val="18"/>
                </w:rPr>
                <w:br/>
                <w:t>(</w:t>
              </w:r>
              <w:r>
                <w:rPr>
                  <w:rFonts w:hint="eastAsia"/>
                  <w:spacing w:val="-14"/>
                  <w:sz w:val="18"/>
                  <w:szCs w:val="18"/>
                </w:rPr>
                <w:t>웹페이지,</w:t>
              </w:r>
              <w:r>
                <w:rPr>
                  <w:spacing w:val="-14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spacing w:val="-14"/>
                  <w:sz w:val="18"/>
                  <w:szCs w:val="18"/>
                </w:rPr>
                <w:t>모바일 앱)</w:t>
              </w:r>
            </w:ins>
          </w:p>
        </w:tc>
        <w:tc>
          <w:tcPr>
            <w:tcW w:w="1803" w:type="dxa"/>
            <w:vAlign w:val="center"/>
          </w:tcPr>
          <w:p w14:paraId="548823BB" w14:textId="285B20D9" w:rsidR="00682838" w:rsidRDefault="00682838" w:rsidP="00682838">
            <w:pPr>
              <w:jc w:val="center"/>
              <w:rPr>
                <w:ins w:id="848" w:author="CSH" w:date="2026-05-06T17:12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849" w:author="CSH" w:date="2026-05-06T17:12:00Z">
              <w:r>
                <w:rPr>
                  <w:rFonts w:eastAsia="Times New Roman"/>
                  <w:spacing w:val="-14"/>
                  <w:sz w:val="18"/>
                  <w:szCs w:val="18"/>
                </w:rPr>
                <w:t>㈜</w:t>
              </w:r>
              <w:r>
                <w:rPr>
                  <w:rFonts w:cs="맑은 고딕" w:hint="eastAsia"/>
                  <w:spacing w:val="-14"/>
                  <w:sz w:val="18"/>
                  <w:szCs w:val="18"/>
                </w:rPr>
                <w:t>에이비일팔공</w:t>
              </w:r>
            </w:ins>
          </w:p>
        </w:tc>
        <w:tc>
          <w:tcPr>
            <w:tcW w:w="1803" w:type="dxa"/>
            <w:vAlign w:val="center"/>
          </w:tcPr>
          <w:p w14:paraId="05CF9F3E" w14:textId="4B07F754" w:rsidR="00682838" w:rsidRPr="00B75586" w:rsidRDefault="00682838" w:rsidP="00682838">
            <w:pPr>
              <w:jc w:val="center"/>
              <w:rPr>
                <w:ins w:id="850" w:author="CSH" w:date="2026-05-06T17:12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851" w:author="CSH" w:date="2026-05-06T17:12:00Z">
              <w:r>
                <w:rPr>
                  <w:rFonts w:cs="맑은 고딕" w:hint="eastAsia"/>
                  <w:spacing w:val="-14"/>
                  <w:sz w:val="18"/>
                  <w:szCs w:val="18"/>
                </w:rPr>
                <w:t>광고식별자(</w:t>
              </w:r>
              <w:r>
                <w:rPr>
                  <w:rFonts w:cs="맑은 고딕"/>
                  <w:spacing w:val="-14"/>
                  <w:sz w:val="18"/>
                  <w:szCs w:val="18"/>
                </w:rPr>
                <w:t xml:space="preserve">ADID, IDFA) </w:t>
              </w:r>
              <w:r>
                <w:rPr>
                  <w:rFonts w:cs="맑은 고딕" w:hint="eastAsia"/>
                  <w:spacing w:val="-14"/>
                  <w:sz w:val="18"/>
                  <w:szCs w:val="18"/>
                </w:rPr>
                <w:t>및 고유 기기 식별값,</w:t>
              </w:r>
              <w:r>
                <w:rPr>
                  <w:rFonts w:cs="맑은 고딕"/>
                  <w:spacing w:val="-14"/>
                  <w:sz w:val="18"/>
                  <w:szCs w:val="18"/>
                </w:rPr>
                <w:t xml:space="preserve"> </w:t>
              </w:r>
              <w:r>
                <w:rPr>
                  <w:rFonts w:cs="맑은 고딕" w:hint="eastAsia"/>
                  <w:spacing w:val="-14"/>
                  <w:sz w:val="18"/>
                  <w:szCs w:val="18"/>
                </w:rPr>
                <w:t>기기 및 환경 정보(디바이스 정보,</w:t>
              </w:r>
              <w:r>
                <w:rPr>
                  <w:rFonts w:cs="맑은 고딕"/>
                  <w:spacing w:val="-14"/>
                  <w:sz w:val="18"/>
                  <w:szCs w:val="18"/>
                </w:rPr>
                <w:t xml:space="preserve"> OS </w:t>
              </w:r>
              <w:r>
                <w:rPr>
                  <w:rFonts w:cs="맑은 고딕" w:hint="eastAsia"/>
                  <w:spacing w:val="-14"/>
                  <w:sz w:val="18"/>
                  <w:szCs w:val="18"/>
                </w:rPr>
                <w:t>정보)</w:t>
              </w:r>
              <w:r>
                <w:rPr>
                  <w:rFonts w:cs="맑은 고딕"/>
                  <w:spacing w:val="-14"/>
                  <w:sz w:val="18"/>
                  <w:szCs w:val="18"/>
                </w:rPr>
                <w:t xml:space="preserve">, </w:t>
              </w:r>
              <w:r>
                <w:rPr>
                  <w:rFonts w:cs="맑은 고딕" w:hint="eastAsia"/>
                  <w:spacing w:val="-14"/>
                  <w:sz w:val="18"/>
                  <w:szCs w:val="18"/>
                </w:rPr>
                <w:t>접속로그(</w:t>
              </w:r>
              <w:r>
                <w:rPr>
                  <w:rFonts w:cs="맑은 고딕"/>
                  <w:spacing w:val="-14"/>
                  <w:sz w:val="18"/>
                  <w:szCs w:val="18"/>
                </w:rPr>
                <w:t>IP</w:t>
              </w:r>
              <w:r>
                <w:rPr>
                  <w:rFonts w:cs="맑은 고딕" w:hint="eastAsia"/>
                  <w:spacing w:val="-14"/>
                  <w:sz w:val="18"/>
                  <w:szCs w:val="18"/>
                </w:rPr>
                <w:t>주소 및 접속 국가)</w:t>
              </w:r>
              <w:r>
                <w:rPr>
                  <w:rFonts w:cs="맑은 고딕"/>
                  <w:spacing w:val="-14"/>
                  <w:sz w:val="18"/>
                  <w:szCs w:val="18"/>
                </w:rPr>
                <w:t xml:space="preserve"> </w:t>
              </w:r>
              <w:r>
                <w:rPr>
                  <w:rFonts w:cs="맑은 고딕" w:hint="eastAsia"/>
                  <w:spacing w:val="-14"/>
                  <w:sz w:val="18"/>
                  <w:szCs w:val="18"/>
                </w:rPr>
                <w:t>및 브라우저 정보,</w:t>
              </w:r>
              <w:r>
                <w:rPr>
                  <w:rFonts w:cs="맑은 고딕"/>
                  <w:spacing w:val="-14"/>
                  <w:sz w:val="18"/>
                  <w:szCs w:val="18"/>
                </w:rPr>
                <w:t xml:space="preserve"> </w:t>
              </w:r>
              <w:r>
                <w:rPr>
                  <w:rFonts w:cs="맑은 고딕" w:hint="eastAsia"/>
                  <w:spacing w:val="-14"/>
                  <w:sz w:val="18"/>
                  <w:szCs w:val="18"/>
                </w:rPr>
                <w:t>쿠키 및 앱 내 맞춤형 광고 추적 제한(수신 동의)</w:t>
              </w:r>
              <w:r>
                <w:rPr>
                  <w:rFonts w:cs="맑은 고딕"/>
                  <w:spacing w:val="-14"/>
                  <w:sz w:val="18"/>
                  <w:szCs w:val="18"/>
                </w:rPr>
                <w:t xml:space="preserve"> </w:t>
              </w:r>
              <w:r>
                <w:rPr>
                  <w:rFonts w:cs="맑은 고딕" w:hint="eastAsia"/>
                  <w:spacing w:val="-14"/>
                  <w:sz w:val="18"/>
                  <w:szCs w:val="18"/>
                </w:rPr>
                <w:t>설정 여부</w:t>
              </w:r>
            </w:ins>
          </w:p>
        </w:tc>
        <w:tc>
          <w:tcPr>
            <w:tcW w:w="1804" w:type="dxa"/>
            <w:vAlign w:val="center"/>
          </w:tcPr>
          <w:p w14:paraId="091CCCFE" w14:textId="0BA82AD5" w:rsidR="00682838" w:rsidRDefault="00682838" w:rsidP="00682838">
            <w:pPr>
              <w:jc w:val="center"/>
              <w:rPr>
                <w:ins w:id="852" w:author="CSH" w:date="2026-05-06T17:12:00Z"/>
                <w:rFonts w:asciiTheme="majorHAnsi" w:eastAsiaTheme="majorHAnsi" w:hAnsiTheme="majorHAnsi"/>
                <w:spacing w:val="-14"/>
                <w:sz w:val="18"/>
                <w:szCs w:val="18"/>
              </w:rPr>
            </w:pPr>
            <w:ins w:id="853" w:author="CSH" w:date="2026-05-06T17:12:00Z">
              <w:r>
                <w:rPr>
                  <w:rFonts w:cs="맑은 고딕" w:hint="eastAsia"/>
                  <w:spacing w:val="-14"/>
                  <w:sz w:val="18"/>
                  <w:szCs w:val="18"/>
                </w:rPr>
                <w:t>고객 관계 관리 서비스 지원(서비스 이용 내역의 수집)</w:t>
              </w:r>
            </w:ins>
          </w:p>
        </w:tc>
      </w:tr>
    </w:tbl>
    <w:p w14:paraId="2D8483FD" w14:textId="4C30F3E3" w:rsidR="00B12109" w:rsidRDefault="00B12109" w:rsidP="00B12109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3. 회원은 브라우저의 쿠키 설정 변경 등을 통해 제3자가 수집해가는 행태정보의 허용, 차단 등의 설정을 할 수 있습니다.</w:t>
      </w:r>
    </w:p>
    <w:p w14:paraId="1D2AA0BF" w14:textId="3AED4C87" w:rsidR="00B12109" w:rsidRDefault="00384A89" w:rsidP="00B12109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>1) 모바일 웹</w:t>
      </w:r>
    </w:p>
    <w:p w14:paraId="15D1C3FF" w14:textId="4A92F2E5" w:rsidR="006A70EF" w:rsidRPr="00831958" w:rsidRDefault="006A70EF" w:rsidP="003A1850">
      <w:pPr>
        <w:pStyle w:val="a4"/>
        <w:widowControl/>
        <w:numPr>
          <w:ilvl w:val="0"/>
          <w:numId w:val="22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 xml:space="preserve">Chrome: 설정 → 개인정보 및 보안 → 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서드파티쿠키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서드파티쿠키 차단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서드파티쿠키 차단 여부 선택</w:t>
      </w:r>
    </w:p>
    <w:p w14:paraId="3BF972BD" w14:textId="5E1F7784" w:rsidR="006A70EF" w:rsidRPr="00831958" w:rsidRDefault="006A70EF" w:rsidP="003A1850">
      <w:pPr>
        <w:pStyle w:val="a4"/>
        <w:widowControl/>
        <w:numPr>
          <w:ilvl w:val="0"/>
          <w:numId w:val="22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831958">
        <w:rPr>
          <w:rFonts w:asciiTheme="majorHAnsi" w:eastAsiaTheme="majorHAnsi" w:hAnsiTheme="majorHAnsi"/>
          <w:sz w:val="18"/>
          <w:szCs w:val="18"/>
        </w:rPr>
        <w:t xml:space="preserve">Edge: 설정 → 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개인정보, 검색 및 서비스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추적방지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추적방지 여부 및 수준 선택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InPrivate를 검색할 때 </w:t>
      </w:r>
      <w:r>
        <w:rPr>
          <w:rFonts w:asciiTheme="majorHAnsi" w:eastAsiaTheme="majorHAnsi" w:hAnsiTheme="majorHAnsi"/>
          <w:sz w:val="18"/>
          <w:szCs w:val="18"/>
        </w:rPr>
        <w:t>“</w:t>
      </w:r>
      <w:r>
        <w:rPr>
          <w:rFonts w:asciiTheme="majorHAnsi" w:eastAsiaTheme="majorHAnsi" w:hAnsiTheme="majorHAnsi" w:hint="eastAsia"/>
          <w:sz w:val="18"/>
          <w:szCs w:val="18"/>
        </w:rPr>
        <w:t>엄격</w:t>
      </w:r>
      <w:r>
        <w:rPr>
          <w:rFonts w:asciiTheme="majorHAnsi" w:eastAsiaTheme="majorHAnsi" w:hAnsiTheme="majorHAnsi"/>
          <w:sz w:val="18"/>
          <w:szCs w:val="18"/>
        </w:rPr>
        <w:t>”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추적 방지 사용 여부 선택</w:t>
      </w:r>
    </w:p>
    <w:p w14:paraId="43340510" w14:textId="77777777" w:rsidR="00187491" w:rsidRPr="006A70EF" w:rsidRDefault="00187491" w:rsidP="00B12109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3AD48BF3" w14:textId="21EFAB12" w:rsidR="00384A89" w:rsidRDefault="00384A89" w:rsidP="007737A5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2) 모바일 </w:t>
      </w:r>
      <w:r w:rsidR="000D73CF">
        <w:rPr>
          <w:rFonts w:asciiTheme="majorHAnsi" w:eastAsiaTheme="majorHAnsi" w:hAnsiTheme="majorHAnsi" w:hint="eastAsia"/>
          <w:spacing w:val="-14"/>
          <w:sz w:val="18"/>
          <w:szCs w:val="18"/>
        </w:rPr>
        <w:t>단말기</w:t>
      </w:r>
      <w:r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 </w:t>
      </w:r>
    </w:p>
    <w:p w14:paraId="3F2DA19A" w14:textId="0406FB53" w:rsidR="006A70EF" w:rsidRPr="007307E2" w:rsidRDefault="006A70EF" w:rsidP="003A1850">
      <w:pPr>
        <w:pStyle w:val="a4"/>
        <w:widowControl/>
        <w:numPr>
          <w:ilvl w:val="0"/>
          <w:numId w:val="24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 xml:space="preserve">Android: 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모바일 기기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설정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보안 및 개인정보 보호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개인정보 보호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기타 개인정보 설정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광고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광고ID 재설정 또는 광고ID 삭제</w:t>
      </w:r>
    </w:p>
    <w:p w14:paraId="641EFB2E" w14:textId="60D71D0E" w:rsidR="0039612C" w:rsidRDefault="006A70EF" w:rsidP="003A1850">
      <w:pPr>
        <w:pStyle w:val="a4"/>
        <w:widowControl/>
        <w:numPr>
          <w:ilvl w:val="0"/>
          <w:numId w:val="24"/>
        </w:numPr>
        <w:wordWrap/>
        <w:autoSpaceDE/>
        <w:autoSpaceDN/>
        <w:spacing w:after="0" w:line="240" w:lineRule="auto"/>
        <w:ind w:leftChars="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7307E2">
        <w:rPr>
          <w:rFonts w:asciiTheme="majorHAnsi" w:eastAsiaTheme="majorHAnsi" w:hAnsiTheme="majorHAnsi"/>
          <w:sz w:val="18"/>
          <w:szCs w:val="18"/>
        </w:rPr>
        <w:t xml:space="preserve">iOS/iPadOS: 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모바일 기기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설정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개인정보 보호 및 보안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추적 </w:t>
      </w:r>
      <w:r w:rsidRPr="00831958">
        <w:rPr>
          <w:rFonts w:asciiTheme="majorHAnsi" w:eastAsiaTheme="majorHAnsi" w:hAnsiTheme="majorHAnsi"/>
          <w:sz w:val="18"/>
          <w:szCs w:val="18"/>
        </w:rPr>
        <w:t>→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앱 추적 허용 해제</w:t>
      </w:r>
    </w:p>
    <w:p w14:paraId="0BCFCB34" w14:textId="77777777" w:rsidR="00B47D77" w:rsidRDefault="00B47D77" w:rsidP="007737A5">
      <w:pPr>
        <w:spacing w:before="24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2C8E4196" w14:textId="4D876A1E" w:rsidR="008B22BC" w:rsidRPr="004818DA" w:rsidRDefault="00E31885" w:rsidP="000F02A4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="00031F1F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10</w:t>
      </w:r>
      <w:r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</w:t>
      </w:r>
      <w:r w:rsidR="00C12DC0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회원</w:t>
      </w:r>
      <w:r w:rsidR="00D26E0C"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의 권리 의무 및 행사 방법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)</w:t>
      </w:r>
      <w:r w:rsidR="0002603B"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 </w:t>
      </w:r>
    </w:p>
    <w:p w14:paraId="1D2584D4" w14:textId="77777777" w:rsidR="00CD0F94" w:rsidRPr="004139D7" w:rsidRDefault="00CD0F94" w:rsidP="00CD0F94">
      <w:pPr>
        <w:pStyle w:val="a4"/>
        <w:widowControl/>
        <w:numPr>
          <w:ilvl w:val="0"/>
          <w:numId w:val="10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회원 및 법정대리인의 권리와 그 행사방법</w:t>
      </w:r>
    </w:p>
    <w:p w14:paraId="43658DD6" w14:textId="77777777" w:rsidR="00CD0F94" w:rsidRPr="004139D7" w:rsidRDefault="00CD0F94" w:rsidP="00CD0F94">
      <w:pPr>
        <w:pStyle w:val="a4"/>
        <w:widowControl/>
        <w:numPr>
          <w:ilvl w:val="0"/>
          <w:numId w:val="11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t xml:space="preserve">회원은 </w:t>
      </w:r>
      <w:r w:rsidRPr="004139D7">
        <w:rPr>
          <w:rFonts w:hint="eastAsia"/>
          <w:sz w:val="18"/>
          <w:szCs w:val="18"/>
        </w:rPr>
        <w:t xml:space="preserve">회사에 대해 </w:t>
      </w:r>
      <w:r w:rsidRPr="004139D7">
        <w:rPr>
          <w:sz w:val="18"/>
          <w:szCs w:val="18"/>
        </w:rPr>
        <w:t>언제든지 다음</w:t>
      </w:r>
      <w:r w:rsidRPr="004139D7">
        <w:rPr>
          <w:rFonts w:hint="eastAsia"/>
          <w:sz w:val="18"/>
          <w:szCs w:val="18"/>
        </w:rPr>
        <w:t xml:space="preserve"> 각 호의 개인정보 보호 관련</w:t>
      </w:r>
      <w:r w:rsidRPr="004139D7">
        <w:rPr>
          <w:sz w:val="18"/>
          <w:szCs w:val="18"/>
        </w:rPr>
        <w:t xml:space="preserve"> 권리를 행사할 수 있습니다.</w:t>
      </w:r>
      <w:r w:rsidRPr="004139D7">
        <w:rPr>
          <w:rFonts w:hint="eastAsia"/>
          <w:sz w:val="18"/>
          <w:szCs w:val="18"/>
        </w:rPr>
        <w:t xml:space="preserve"> 단, </w:t>
      </w:r>
      <w:r w:rsidRPr="004139D7">
        <w:rPr>
          <w:sz w:val="18"/>
          <w:szCs w:val="18"/>
        </w:rPr>
        <w:t>「개인정보보호법」</w:t>
      </w:r>
      <w:r w:rsidRPr="004139D7">
        <w:rPr>
          <w:rFonts w:hint="eastAsia"/>
          <w:sz w:val="18"/>
          <w:szCs w:val="18"/>
        </w:rPr>
        <w:t xml:space="preserve"> 등 관계법령에 따라 회원의 권리가 제한될 수 있습니다.</w:t>
      </w:r>
    </w:p>
    <w:p w14:paraId="29FF15E6" w14:textId="77777777" w:rsidR="00CD0F94" w:rsidRPr="004139D7" w:rsidRDefault="00CD0F94" w:rsidP="00CD0F94">
      <w:pPr>
        <w:pStyle w:val="a4"/>
        <w:widowControl/>
        <w:numPr>
          <w:ilvl w:val="0"/>
          <w:numId w:val="12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t xml:space="preserve">개인정보 열람·삭제 </w:t>
      </w:r>
      <w:r w:rsidRPr="004139D7">
        <w:rPr>
          <w:rFonts w:hint="eastAsia"/>
          <w:sz w:val="18"/>
          <w:szCs w:val="18"/>
        </w:rPr>
        <w:t>요구</w:t>
      </w:r>
    </w:p>
    <w:p w14:paraId="39F7D326" w14:textId="77777777" w:rsidR="00CD0F94" w:rsidRPr="004139D7" w:rsidRDefault="00CD0F94" w:rsidP="00CD0F94">
      <w:pPr>
        <w:pStyle w:val="a4"/>
        <w:widowControl/>
        <w:numPr>
          <w:ilvl w:val="0"/>
          <w:numId w:val="12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개인정보 오류 등이 있을 경우 정정 요구</w:t>
      </w:r>
    </w:p>
    <w:p w14:paraId="736C344A" w14:textId="77777777" w:rsidR="00CD0F94" w:rsidRPr="004139D7" w:rsidRDefault="00CD0F94" w:rsidP="00CD0F94">
      <w:pPr>
        <w:pStyle w:val="a4"/>
        <w:widowControl/>
        <w:numPr>
          <w:ilvl w:val="0"/>
          <w:numId w:val="12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t>개인정보 처리 정지 요청</w:t>
      </w:r>
    </w:p>
    <w:p w14:paraId="191EF2C5" w14:textId="77777777" w:rsidR="00CD0F94" w:rsidRPr="004139D7" w:rsidRDefault="00CD0F94" w:rsidP="00CD0F94">
      <w:pPr>
        <w:pStyle w:val="a4"/>
        <w:widowControl/>
        <w:numPr>
          <w:ilvl w:val="0"/>
          <w:numId w:val="11"/>
        </w:numPr>
        <w:wordWrap/>
        <w:autoSpaceDE/>
        <w:autoSpaceDN/>
        <w:spacing w:before="240"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t>제1항에 따른 권리 행사는 회사에 대해 서면, 전화, 전자우편, 모사전송(FAX) 등을 통하여 하실 수 있으며 회사는 이에 대해 지체 없이 조치하겠습니다.</w:t>
      </w:r>
    </w:p>
    <w:p w14:paraId="53543B05" w14:textId="77777777" w:rsidR="00CD0F94" w:rsidRPr="004139D7" w:rsidRDefault="00CD0F94" w:rsidP="00CD0F94">
      <w:pPr>
        <w:pStyle w:val="a4"/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lastRenderedPageBreak/>
        <w:t>회원은 언제든지 서비스 고객센터에서 개인정보를 직접 조회/수정/삭제하거나 문의하기를 통해 열람을 요청할 수 있습니다.</w:t>
      </w:r>
    </w:p>
    <w:p w14:paraId="61690548" w14:textId="77777777" w:rsidR="00CD0F94" w:rsidRPr="004139D7" w:rsidRDefault="00CD0F94" w:rsidP="00CD0F94">
      <w:pPr>
        <w:pStyle w:val="a4"/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t>회원은 언제든지 서비스 홈페이지 내 ‘서비스 해지’ 및 고객센터를 통해 서비스를 가입/해지하거나 개인정보의 수집 및 이용 동의 철회가 가능합니다.</w:t>
      </w:r>
    </w:p>
    <w:p w14:paraId="14FC8C87" w14:textId="77777777" w:rsidR="00CD0F94" w:rsidRPr="004139D7" w:rsidRDefault="00CD0F94" w:rsidP="00CD0F94">
      <w:pPr>
        <w:pStyle w:val="a4"/>
        <w:widowControl/>
        <w:numPr>
          <w:ilvl w:val="0"/>
          <w:numId w:val="11"/>
        </w:numPr>
        <w:wordWrap/>
        <w:autoSpaceDE/>
        <w:autoSpaceDN/>
        <w:spacing w:before="240"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t>회원이 개인정보의 오류 등에 대한 정정 또는 삭제를 요구한 경우에는 회사는 정정 또는 삭제를 완료할 때까지 당해 개인정보를 이용하거나 제공하지 않습니다.</w:t>
      </w:r>
    </w:p>
    <w:p w14:paraId="37A7C3B3" w14:textId="77777777" w:rsidR="00CD0F94" w:rsidRPr="004139D7" w:rsidRDefault="00CD0F94" w:rsidP="00CD0F94">
      <w:pPr>
        <w:pStyle w:val="a4"/>
        <w:widowControl/>
        <w:numPr>
          <w:ilvl w:val="0"/>
          <w:numId w:val="11"/>
        </w:numPr>
        <w:wordWrap/>
        <w:autoSpaceDE/>
        <w:autoSpaceDN/>
        <w:spacing w:before="240" w:after="0" w:line="240" w:lineRule="auto"/>
        <w:ind w:leftChars="0"/>
        <w:jc w:val="left"/>
        <w:rPr>
          <w:sz w:val="18"/>
          <w:szCs w:val="18"/>
        </w:rPr>
      </w:pPr>
      <w:r w:rsidRPr="004139D7">
        <w:rPr>
          <w:sz w:val="18"/>
          <w:szCs w:val="18"/>
        </w:rPr>
        <w:t xml:space="preserve">제1항에 따른 권리 행사는 </w:t>
      </w:r>
      <w:r w:rsidRPr="004139D7">
        <w:rPr>
          <w:rFonts w:hint="eastAsia"/>
          <w:sz w:val="18"/>
          <w:szCs w:val="18"/>
        </w:rPr>
        <w:t>회원</w:t>
      </w:r>
      <w:r w:rsidRPr="004139D7">
        <w:rPr>
          <w:sz w:val="18"/>
          <w:szCs w:val="18"/>
        </w:rPr>
        <w:t>의 법정대리인이나 위임을 받은 자 등 대리인을 통하여 하실 수 있습니다. 이 경우 개인정보 처리 방법에 관한 고시</w:t>
      </w:r>
      <w:r w:rsidRPr="004139D7">
        <w:rPr>
          <w:rFonts w:hint="eastAsia"/>
          <w:sz w:val="18"/>
          <w:szCs w:val="18"/>
        </w:rPr>
        <w:t xml:space="preserve"> </w:t>
      </w:r>
      <w:r w:rsidRPr="004139D7">
        <w:rPr>
          <w:sz w:val="18"/>
          <w:szCs w:val="18"/>
        </w:rPr>
        <w:t>별지 제11호 서식에 따른 위임장을 제출하셔야 합니다.</w:t>
      </w:r>
    </w:p>
    <w:p w14:paraId="3A0B8DC2" w14:textId="77777777" w:rsidR="00CD0F94" w:rsidRPr="004139D7" w:rsidRDefault="00CD0F94" w:rsidP="00CD0F94">
      <w:pPr>
        <w:spacing w:before="240" w:after="240"/>
        <w:rPr>
          <w:sz w:val="18"/>
          <w:szCs w:val="18"/>
        </w:rPr>
      </w:pPr>
      <w:r w:rsidRPr="004139D7">
        <w:rPr>
          <w:rFonts w:hint="eastAsia"/>
          <w:sz w:val="18"/>
          <w:szCs w:val="18"/>
        </w:rPr>
        <w:t>⑤</w:t>
      </w:r>
      <w:r w:rsidRPr="004139D7">
        <w:rPr>
          <w:sz w:val="18"/>
          <w:szCs w:val="18"/>
        </w:rPr>
        <w:t xml:space="preserve"> 회원은 개인정보보호법 등 관계법령을 위반하여 회사가 처리하고 있는 회원 본인이나 타인의 개인정보 및 사생활을 침해하여서는 아니 됩니다.</w:t>
      </w:r>
    </w:p>
    <w:p w14:paraId="3CE869A8" w14:textId="79188A1A" w:rsidR="003C5CE8" w:rsidRPr="002B2142" w:rsidRDefault="00CD0F94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139D7">
        <w:rPr>
          <w:sz w:val="18"/>
          <w:szCs w:val="18"/>
        </w:rPr>
        <w:t>2. 회사는 「개인정보 보호법」 제20조의2에 따라 개인정보 이용내역을 해당 회원에게 주기적으로(연 1회 이상) 통지합니다.</w:t>
      </w:r>
    </w:p>
    <w:p w14:paraId="5DEFE404" w14:textId="2395C523" w:rsidR="003C5CE8" w:rsidRDefault="003C5CE8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5DB41013" w14:textId="77777777" w:rsidR="00F43F1A" w:rsidRPr="004818DA" w:rsidRDefault="00F43F1A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43B890AE" w14:textId="70206D17" w:rsidR="00BF3352" w:rsidRPr="004818DA" w:rsidRDefault="00BF3352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="00546B9F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1</w:t>
      </w:r>
      <w:r w:rsidR="00031F1F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1</w:t>
      </w:r>
      <w:r w:rsidR="00546B9F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조(개인정보의 추가적인 이용제</w:t>
      </w:r>
      <w:r w:rsidR="00E73805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〮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공 판단 기준)</w:t>
      </w:r>
      <w:r w:rsidRPr="004818DA">
        <w:rPr>
          <w:rFonts w:asciiTheme="majorHAnsi" w:eastAsiaTheme="majorHAnsi" w:hAnsiTheme="majorHAnsi"/>
          <w:spacing w:val="-14"/>
          <w:sz w:val="24"/>
          <w:szCs w:val="24"/>
        </w:rPr>
        <w:t xml:space="preserve"> </w:t>
      </w:r>
    </w:p>
    <w:p w14:paraId="74F0CC85" w14:textId="43458A69" w:rsidR="00BF3352" w:rsidRPr="004818DA" w:rsidRDefault="00BF3352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회사는 </w:t>
      </w:r>
      <w:r w:rsidR="004754E1" w:rsidRPr="00831958">
        <w:rPr>
          <w:rFonts w:asciiTheme="majorHAnsi" w:eastAsiaTheme="majorHAnsi" w:hAnsiTheme="majorHAnsi"/>
          <w:sz w:val="18"/>
          <w:szCs w:val="18"/>
        </w:rPr>
        <w:t>「</w:t>
      </w:r>
      <w:r w:rsidR="004754E1" w:rsidRPr="00831958">
        <w:rPr>
          <w:rFonts w:asciiTheme="majorHAnsi" w:eastAsiaTheme="majorHAnsi" w:hAnsiTheme="majorHAnsi" w:hint="eastAsia"/>
          <w:sz w:val="18"/>
          <w:szCs w:val="18"/>
        </w:rPr>
        <w:t>개인정보보호법</w:t>
      </w:r>
      <w:r w:rsidR="004754E1" w:rsidRPr="00831958">
        <w:rPr>
          <w:rFonts w:asciiTheme="majorHAnsi" w:eastAsiaTheme="majorHAnsi" w:hAnsiTheme="majorHAnsi"/>
          <w:sz w:val="18"/>
          <w:szCs w:val="18"/>
        </w:rPr>
        <w:t>」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 및 동법 시행령에 따른 사항을 고려하여 </w:t>
      </w:r>
      <w:r w:rsidR="00EF2E40"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이용자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의 동의 없이 개인정보를 추가적으로 이용제</w:t>
      </w:r>
      <w:r w:rsidR="001752CC">
        <w:rPr>
          <w:rFonts w:asciiTheme="majorHAnsi" w:eastAsiaTheme="majorHAnsi" w:hAnsiTheme="majorHAnsi"/>
          <w:spacing w:val="-14"/>
          <w:sz w:val="18"/>
          <w:szCs w:val="18"/>
        </w:rPr>
        <w:t>〮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공할 수 있습니다.</w:t>
      </w:r>
    </w:p>
    <w:p w14:paraId="74AEE64A" w14:textId="1AA93573" w:rsidR="00BF3352" w:rsidRPr="00E73805" w:rsidRDefault="00BF3352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회사는 사용자의 동의 없이 추가적인 </w:t>
      </w:r>
      <w:r w:rsidR="00E73805"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이용제〮공</w:t>
      </w:r>
      <w:r w:rsidR="00E73805" w:rsidRPr="00E73805" w:rsidDel="00E73805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 </w:t>
      </w:r>
      <w:r w:rsidRPr="00E73805">
        <w:rPr>
          <w:rFonts w:asciiTheme="majorHAnsi" w:eastAsiaTheme="majorHAnsi" w:hAnsiTheme="majorHAnsi" w:hint="eastAsia"/>
          <w:spacing w:val="-14"/>
          <w:sz w:val="18"/>
          <w:szCs w:val="18"/>
        </w:rPr>
        <w:t>을 하기 위해서 다음과 같은 사항을 고려합니다.</w:t>
      </w:r>
    </w:p>
    <w:p w14:paraId="3CB5325C" w14:textId="711F5476" w:rsidR="00F43F1A" w:rsidRDefault="00BF3352" w:rsidP="00632D24">
      <w:pPr>
        <w:pStyle w:val="a4"/>
        <w:numPr>
          <w:ilvl w:val="0"/>
          <w:numId w:val="14"/>
        </w:numPr>
        <w:spacing w:after="0"/>
        <w:ind w:leftChars="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개인정보를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추가적으로 </w:t>
      </w:r>
      <w:r w:rsidR="00E73805"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이용제〮공</w:t>
      </w:r>
      <w:r w:rsidR="00E73805" w:rsidRPr="00632D24" w:rsidDel="00E73805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하려는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목적이 당초 수집 목적과 관련성이 있는지 여부</w:t>
      </w:r>
    </w:p>
    <w:p w14:paraId="506E5E87" w14:textId="1FFF79EA" w:rsidR="00F43F1A" w:rsidRDefault="00BF3352" w:rsidP="00632D24">
      <w:pPr>
        <w:pStyle w:val="a4"/>
        <w:numPr>
          <w:ilvl w:val="0"/>
          <w:numId w:val="14"/>
        </w:numPr>
        <w:spacing w:after="0"/>
        <w:ind w:leftChars="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개인정보를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수집한 정황 또는 처리 관행에 비추어 볼 때 추가적인 </w:t>
      </w:r>
      <w:r w:rsidR="00E73805"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이용제〮공</w:t>
      </w:r>
      <w:r w:rsidR="00E73805" w:rsidRPr="00632D24" w:rsidDel="00E73805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에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대한 예측 가능성이 있는지 여부</w:t>
      </w:r>
    </w:p>
    <w:p w14:paraId="44C1A052" w14:textId="698FC592" w:rsidR="00F43F1A" w:rsidRDefault="00BF3352" w:rsidP="00632D24">
      <w:pPr>
        <w:pStyle w:val="a4"/>
        <w:numPr>
          <w:ilvl w:val="0"/>
          <w:numId w:val="14"/>
        </w:numPr>
        <w:spacing w:after="0"/>
        <w:ind w:leftChars="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개인정보의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추가적인 </w:t>
      </w:r>
      <w:r w:rsidR="00E73805"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이용제〮공</w:t>
      </w:r>
      <w:r w:rsidR="00E73805" w:rsidRPr="00632D24" w:rsidDel="00E73805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이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이용자의 이익을 부당하게 침해하는지 여부</w:t>
      </w:r>
    </w:p>
    <w:p w14:paraId="7AE75A4F" w14:textId="254F6823" w:rsidR="00BF3352" w:rsidRPr="00632D24" w:rsidRDefault="00BF3352" w:rsidP="00632D24">
      <w:pPr>
        <w:pStyle w:val="a4"/>
        <w:numPr>
          <w:ilvl w:val="0"/>
          <w:numId w:val="14"/>
        </w:numPr>
        <w:spacing w:after="0"/>
        <w:ind w:leftChars="0"/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가명처리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또는 암호화 등 안전성 확보에 필요한 조치를 하였는지 여부</w:t>
      </w:r>
    </w:p>
    <w:p w14:paraId="2E6CEB90" w14:textId="77777777" w:rsidR="00BF3352" w:rsidRPr="004818DA" w:rsidRDefault="00BF3352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3EEA4C24" w14:textId="3D77DD9D" w:rsidR="003C5CE8" w:rsidRPr="004818DA" w:rsidRDefault="003C5CE8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3A7DB663" w14:textId="2D5B05AE" w:rsidR="003C5CE8" w:rsidRPr="004818DA" w:rsidRDefault="003C5CE8" w:rsidP="000F02A4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="00546B9F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1</w:t>
      </w:r>
      <w:r w:rsidR="00031F1F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2</w:t>
      </w:r>
      <w:r w:rsidR="00546B9F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조(가명정보의 처리)</w:t>
      </w:r>
      <w:r w:rsidR="0002603B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5E5F1C93" w14:textId="01DA1FFB" w:rsidR="003C5CE8" w:rsidRPr="004818DA" w:rsidRDefault="003C5CE8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1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.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회사는 통계 작성,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과학적 연구,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공익적 기록 보존 등을 위하여 필요한 경우 수집한 개인정보를 특정 개인이 알아볼 수 없도록 가명 처리할 수 있습니다.</w:t>
      </w:r>
    </w:p>
    <w:p w14:paraId="28098C05" w14:textId="42B88954" w:rsidR="003C5CE8" w:rsidRPr="004818DA" w:rsidRDefault="003C5CE8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2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. </w:t>
      </w:r>
      <w:r w:rsidR="004754E1" w:rsidRPr="00831958">
        <w:rPr>
          <w:rFonts w:asciiTheme="majorHAnsi" w:eastAsiaTheme="majorHAnsi" w:hAnsiTheme="majorHAnsi"/>
          <w:sz w:val="18"/>
          <w:szCs w:val="18"/>
        </w:rPr>
        <w:t>「</w:t>
      </w:r>
      <w:r w:rsidR="004754E1" w:rsidRPr="00831958">
        <w:rPr>
          <w:rFonts w:asciiTheme="majorHAnsi" w:eastAsiaTheme="majorHAnsi" w:hAnsiTheme="majorHAnsi" w:hint="eastAsia"/>
          <w:sz w:val="18"/>
          <w:szCs w:val="18"/>
        </w:rPr>
        <w:t>개인정보보호법</w:t>
      </w:r>
      <w:r w:rsidR="004754E1" w:rsidRPr="00831958">
        <w:rPr>
          <w:rFonts w:asciiTheme="majorHAnsi" w:eastAsiaTheme="majorHAnsi" w:hAnsiTheme="majorHAnsi"/>
          <w:sz w:val="18"/>
          <w:szCs w:val="18"/>
        </w:rPr>
        <w:t>」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 제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28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조의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2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부터 제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28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조의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7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에 따라 가명정보 처리,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위탁,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제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3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자 제공을 하는 경우,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본 </w:t>
      </w:r>
      <w:r w:rsidR="00A7297E"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개인정보처리방침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을 통하여 공개하겠습니다.</w:t>
      </w:r>
    </w:p>
    <w:p w14:paraId="06B2FED1" w14:textId="17F5BCEE" w:rsidR="003C5CE8" w:rsidRPr="004818DA" w:rsidRDefault="003C5CE8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3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.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회사가 가명처리를 하는 경우,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회사는 최소한의 항목을 가명 처리하며,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가명 정보가 재식별되지 않도록 분리 및 관리하고 제 </w:t>
      </w:r>
      <w:r w:rsidR="00A71940">
        <w:rPr>
          <w:rFonts w:asciiTheme="majorHAnsi" w:eastAsiaTheme="majorHAnsi" w:hAnsiTheme="majorHAnsi" w:hint="eastAsia"/>
          <w:spacing w:val="-14"/>
          <w:sz w:val="18"/>
          <w:szCs w:val="18"/>
        </w:rPr>
        <w:t>6</w:t>
      </w:r>
      <w:r w:rsidR="00A71940"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조와 같은 기술적,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관리적 보호조치를 취하겠습니다.</w:t>
      </w:r>
    </w:p>
    <w:p w14:paraId="2D9590AA" w14:textId="5DDB8E17" w:rsidR="003C5CE8" w:rsidRPr="004818DA" w:rsidRDefault="003C5CE8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13D40B66" w14:textId="48C5FAB5" w:rsidR="003C5CE8" w:rsidRPr="004818DA" w:rsidRDefault="003C5CE8" w:rsidP="000F02A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77ACE2ED" w14:textId="59B266D0" w:rsidR="00614747" w:rsidRPr="004818DA" w:rsidRDefault="003C5CE8" w:rsidP="000F02A4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="00546B9F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1</w:t>
      </w:r>
      <w:r w:rsidR="00031F1F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3</w:t>
      </w:r>
      <w:r w:rsidR="00546B9F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조(개인정보보호 책임자 및 담당 연락처)</w:t>
      </w:r>
      <w:r w:rsidR="0002603B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400C311C" w14:textId="32DD4201" w:rsidR="000653ED" w:rsidRPr="00614747" w:rsidRDefault="003C5CE8" w:rsidP="00632D2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회사는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개인정보 처리에 관한 업무를 총괄해서 책임지고, 개인정보 처리와 관련한 </w:t>
      </w:r>
      <w:r w:rsidR="00614747">
        <w:rPr>
          <w:rFonts w:asciiTheme="majorHAnsi" w:eastAsiaTheme="majorHAnsi" w:hAnsiTheme="majorHAnsi" w:hint="eastAsia"/>
          <w:spacing w:val="-14"/>
          <w:sz w:val="18"/>
          <w:szCs w:val="18"/>
        </w:rPr>
        <w:t>회원</w:t>
      </w:r>
      <w:r w:rsidRPr="00632D24">
        <w:rPr>
          <w:rFonts w:asciiTheme="majorHAnsi" w:eastAsiaTheme="majorHAnsi" w:hAnsiTheme="majorHAnsi" w:hint="eastAsia"/>
          <w:spacing w:val="-14"/>
          <w:sz w:val="18"/>
          <w:szCs w:val="18"/>
        </w:rPr>
        <w:t>의</w:t>
      </w:r>
      <w:r w:rsidRPr="00632D24">
        <w:rPr>
          <w:rFonts w:asciiTheme="majorHAnsi" w:eastAsiaTheme="majorHAnsi" w:hAnsiTheme="majorHAnsi"/>
          <w:spacing w:val="-14"/>
          <w:sz w:val="18"/>
          <w:szCs w:val="18"/>
        </w:rPr>
        <w:t xml:space="preserve"> 불만 처리 및 피해 구제</w:t>
      </w:r>
      <w:r w:rsidRPr="00AD5EFC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 등을</w:t>
      </w:r>
      <w:r w:rsidRPr="00614747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 위하여</w:t>
      </w:r>
      <w:r w:rsidR="00614747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 </w:t>
      </w:r>
      <w:r w:rsidRPr="00614747">
        <w:rPr>
          <w:rFonts w:asciiTheme="majorHAnsi" w:eastAsiaTheme="majorHAnsi" w:hAnsiTheme="majorHAnsi" w:hint="eastAsia"/>
          <w:spacing w:val="-14"/>
          <w:sz w:val="18"/>
          <w:szCs w:val="18"/>
        </w:rPr>
        <w:t>아래와 같이 개인정보보호 책임자 등을 지정하고 있습니다.</w:t>
      </w:r>
    </w:p>
    <w:tbl>
      <w:tblPr>
        <w:tblStyle w:val="10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3530"/>
        <w:gridCol w:w="3530"/>
      </w:tblGrid>
      <w:tr w:rsidR="00614747" w14:paraId="391BC10A" w14:textId="77777777" w:rsidTr="00614747"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7398AD8" w14:textId="77777777" w:rsidR="000653ED" w:rsidRPr="00632D24" w:rsidRDefault="000653ED" w:rsidP="00614747">
            <w:pPr>
              <w:jc w:val="center"/>
              <w:rPr>
                <w:b/>
                <w:bCs/>
                <w:sz w:val="18"/>
                <w:szCs w:val="18"/>
              </w:rPr>
            </w:pPr>
            <w:r w:rsidRPr="00632D24">
              <w:rPr>
                <w:rFonts w:hint="eastAsia"/>
                <w:b/>
                <w:bCs/>
                <w:sz w:val="18"/>
                <w:szCs w:val="18"/>
              </w:rPr>
              <w:lastRenderedPageBreak/>
              <w:t>구분</w:t>
            </w:r>
          </w:p>
        </w:tc>
        <w:tc>
          <w:tcPr>
            <w:tcW w:w="3530" w:type="dxa"/>
            <w:shd w:val="clear" w:color="auto" w:fill="F2F2F2" w:themeFill="background1" w:themeFillShade="F2"/>
            <w:vAlign w:val="center"/>
          </w:tcPr>
          <w:p w14:paraId="659035E4" w14:textId="77777777" w:rsidR="000653ED" w:rsidRPr="00632D24" w:rsidRDefault="000653ED" w:rsidP="00614747">
            <w:pPr>
              <w:jc w:val="center"/>
              <w:rPr>
                <w:b/>
                <w:bCs/>
                <w:sz w:val="18"/>
                <w:szCs w:val="18"/>
              </w:rPr>
            </w:pPr>
            <w:r w:rsidRPr="00632D24">
              <w:rPr>
                <w:rFonts w:hint="eastAsia"/>
                <w:b/>
                <w:bCs/>
                <w:sz w:val="18"/>
                <w:szCs w:val="18"/>
              </w:rPr>
              <w:t>개인정보</w:t>
            </w:r>
            <w:r w:rsidRPr="00632D24">
              <w:rPr>
                <w:b/>
                <w:bCs/>
                <w:sz w:val="18"/>
                <w:szCs w:val="18"/>
              </w:rPr>
              <w:t xml:space="preserve"> 보호책임자</w:t>
            </w:r>
          </w:p>
        </w:tc>
        <w:tc>
          <w:tcPr>
            <w:tcW w:w="3530" w:type="dxa"/>
            <w:shd w:val="clear" w:color="auto" w:fill="F2F2F2" w:themeFill="background1" w:themeFillShade="F2"/>
            <w:vAlign w:val="center"/>
          </w:tcPr>
          <w:p w14:paraId="6B37345D" w14:textId="204BB89F" w:rsidR="000653ED" w:rsidRPr="00632D24" w:rsidRDefault="000653ED" w:rsidP="00614747">
            <w:pPr>
              <w:jc w:val="center"/>
              <w:rPr>
                <w:b/>
                <w:bCs/>
                <w:sz w:val="18"/>
                <w:szCs w:val="18"/>
              </w:rPr>
            </w:pPr>
            <w:r w:rsidRPr="00632D24">
              <w:rPr>
                <w:rFonts w:hint="eastAsia"/>
                <w:b/>
                <w:bCs/>
                <w:sz w:val="18"/>
                <w:szCs w:val="18"/>
              </w:rPr>
              <w:t>개인정보</w:t>
            </w:r>
            <w:r w:rsidRPr="00632D24">
              <w:rPr>
                <w:b/>
                <w:bCs/>
                <w:sz w:val="18"/>
                <w:szCs w:val="18"/>
              </w:rPr>
              <w:t xml:space="preserve"> 열람 청구 및</w:t>
            </w:r>
          </w:p>
          <w:p w14:paraId="68705939" w14:textId="2F6C5CF7" w:rsidR="000653ED" w:rsidRPr="00632D24" w:rsidRDefault="000653ED" w:rsidP="00614747">
            <w:pPr>
              <w:jc w:val="center"/>
              <w:rPr>
                <w:b/>
                <w:bCs/>
                <w:sz w:val="18"/>
                <w:szCs w:val="18"/>
              </w:rPr>
            </w:pPr>
            <w:r w:rsidRPr="00632D24">
              <w:rPr>
                <w:rFonts w:hint="eastAsia"/>
                <w:b/>
                <w:bCs/>
                <w:sz w:val="18"/>
                <w:szCs w:val="18"/>
              </w:rPr>
              <w:t>개인정보</w:t>
            </w:r>
            <w:r w:rsidRPr="00632D24">
              <w:rPr>
                <w:b/>
                <w:bCs/>
                <w:sz w:val="18"/>
                <w:szCs w:val="18"/>
              </w:rPr>
              <w:t xml:space="preserve"> 관련 고충처리 담당부서</w:t>
            </w:r>
          </w:p>
        </w:tc>
      </w:tr>
      <w:tr w:rsidR="00AD5EFC" w14:paraId="15F51EC5" w14:textId="77777777" w:rsidTr="00632D24">
        <w:tc>
          <w:tcPr>
            <w:tcW w:w="1701" w:type="dxa"/>
            <w:vAlign w:val="center"/>
          </w:tcPr>
          <w:p w14:paraId="78C97498" w14:textId="77777777" w:rsidR="00AD5EFC" w:rsidRPr="00632D24" w:rsidRDefault="00AD5EFC" w:rsidP="00833F9D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hint="eastAsia"/>
                <w:sz w:val="18"/>
                <w:szCs w:val="18"/>
              </w:rPr>
              <w:t>성명</w:t>
            </w:r>
          </w:p>
        </w:tc>
        <w:tc>
          <w:tcPr>
            <w:tcW w:w="3530" w:type="dxa"/>
          </w:tcPr>
          <w:p w14:paraId="638AF4DC" w14:textId="77777777" w:rsidR="00AD5EFC" w:rsidRPr="00632D24" w:rsidRDefault="00AD5EFC" w:rsidP="009A69D7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hint="eastAsia"/>
                <w:sz w:val="18"/>
                <w:szCs w:val="18"/>
              </w:rPr>
              <w:t>강민관</w:t>
            </w:r>
          </w:p>
        </w:tc>
        <w:tc>
          <w:tcPr>
            <w:tcW w:w="3530" w:type="dxa"/>
            <w:vMerge w:val="restart"/>
            <w:vAlign w:val="center"/>
          </w:tcPr>
          <w:p w14:paraId="64E08FAF" w14:textId="0E1393F2" w:rsidR="00AD5EFC" w:rsidRPr="00632D24" w:rsidRDefault="00AD5EFC" w:rsidP="00AD5EFC">
            <w:pPr>
              <w:jc w:val="center"/>
              <w:rPr>
                <w:sz w:val="18"/>
                <w:szCs w:val="18"/>
              </w:rPr>
            </w:pPr>
            <w:r w:rsidRPr="00632D24">
              <w:rPr>
                <w:sz w:val="18"/>
                <w:szCs w:val="18"/>
              </w:rPr>
              <w:t>CX팀</w:t>
            </w:r>
          </w:p>
        </w:tc>
      </w:tr>
      <w:tr w:rsidR="00AD5EFC" w14:paraId="7F6A5BE6" w14:textId="77777777" w:rsidTr="00632D24">
        <w:tc>
          <w:tcPr>
            <w:tcW w:w="1701" w:type="dxa"/>
            <w:vAlign w:val="center"/>
          </w:tcPr>
          <w:p w14:paraId="77AA1825" w14:textId="77777777" w:rsidR="00AD5EFC" w:rsidRPr="00632D24" w:rsidRDefault="00AD5EFC" w:rsidP="00833F9D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hint="eastAsia"/>
                <w:sz w:val="18"/>
                <w:szCs w:val="18"/>
              </w:rPr>
              <w:t>직위</w:t>
            </w:r>
          </w:p>
        </w:tc>
        <w:tc>
          <w:tcPr>
            <w:tcW w:w="3530" w:type="dxa"/>
          </w:tcPr>
          <w:p w14:paraId="536D4691" w14:textId="77777777" w:rsidR="00AD5EFC" w:rsidRPr="00632D24" w:rsidRDefault="00AD5EFC" w:rsidP="009A69D7">
            <w:pPr>
              <w:jc w:val="center"/>
              <w:rPr>
                <w:sz w:val="18"/>
                <w:szCs w:val="18"/>
              </w:rPr>
            </w:pPr>
            <w:r w:rsidRPr="00632D24">
              <w:rPr>
                <w:sz w:val="18"/>
                <w:szCs w:val="18"/>
              </w:rPr>
              <w:t>CPO / CISO</w:t>
            </w:r>
          </w:p>
        </w:tc>
        <w:tc>
          <w:tcPr>
            <w:tcW w:w="3530" w:type="dxa"/>
            <w:vMerge/>
          </w:tcPr>
          <w:p w14:paraId="2238FDB9" w14:textId="0E6D3193" w:rsidR="00AD5EFC" w:rsidRPr="00632D24" w:rsidRDefault="00AD5EFC" w:rsidP="009A69D7">
            <w:pPr>
              <w:jc w:val="center"/>
              <w:rPr>
                <w:sz w:val="18"/>
                <w:szCs w:val="18"/>
              </w:rPr>
            </w:pPr>
          </w:p>
        </w:tc>
      </w:tr>
      <w:tr w:rsidR="00AD5EFC" w14:paraId="7869E915" w14:textId="77777777" w:rsidTr="00632D24">
        <w:tc>
          <w:tcPr>
            <w:tcW w:w="1701" w:type="dxa"/>
            <w:vAlign w:val="center"/>
          </w:tcPr>
          <w:p w14:paraId="2E548183" w14:textId="77777777" w:rsidR="00AD5EFC" w:rsidRPr="00632D24" w:rsidRDefault="00AD5EFC" w:rsidP="00833F9D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hint="eastAsia"/>
                <w:sz w:val="18"/>
                <w:szCs w:val="18"/>
              </w:rPr>
              <w:t>소속부서</w:t>
            </w:r>
          </w:p>
        </w:tc>
        <w:tc>
          <w:tcPr>
            <w:tcW w:w="3530" w:type="dxa"/>
          </w:tcPr>
          <w:p w14:paraId="7AF95B46" w14:textId="2EB4344E" w:rsidR="00AD5EFC" w:rsidRPr="00632D24" w:rsidRDefault="00AD5EFC" w:rsidP="009A69D7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asciiTheme="majorHAnsi" w:eastAsiaTheme="majorHAnsi" w:hAnsiTheme="majorHAnsi" w:hint="eastAsia"/>
                <w:spacing w:val="-14"/>
                <w:sz w:val="18"/>
                <w:szCs w:val="18"/>
              </w:rPr>
              <w:t>기술연구소</w:t>
            </w:r>
          </w:p>
        </w:tc>
        <w:tc>
          <w:tcPr>
            <w:tcW w:w="3530" w:type="dxa"/>
            <w:vMerge/>
          </w:tcPr>
          <w:p w14:paraId="4B2F80B8" w14:textId="1FD8398D" w:rsidR="00AD5EFC" w:rsidRPr="00632D24" w:rsidRDefault="00AD5EFC" w:rsidP="009A69D7">
            <w:pPr>
              <w:jc w:val="center"/>
              <w:rPr>
                <w:sz w:val="18"/>
                <w:szCs w:val="18"/>
              </w:rPr>
            </w:pPr>
          </w:p>
        </w:tc>
      </w:tr>
      <w:tr w:rsidR="000653ED" w14:paraId="00CD64A5" w14:textId="77777777" w:rsidTr="00632D24">
        <w:tc>
          <w:tcPr>
            <w:tcW w:w="1701" w:type="dxa"/>
            <w:vAlign w:val="center"/>
          </w:tcPr>
          <w:p w14:paraId="121FCD75" w14:textId="77777777" w:rsidR="000653ED" w:rsidRPr="00632D24" w:rsidRDefault="000653ED" w:rsidP="00833F9D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hint="eastAsia"/>
                <w:sz w:val="18"/>
                <w:szCs w:val="18"/>
              </w:rPr>
              <w:t>이메일</w:t>
            </w:r>
          </w:p>
        </w:tc>
        <w:tc>
          <w:tcPr>
            <w:tcW w:w="7060" w:type="dxa"/>
            <w:gridSpan w:val="2"/>
          </w:tcPr>
          <w:p w14:paraId="1B1B4907" w14:textId="77BF0843" w:rsidR="000653ED" w:rsidRPr="00632D24" w:rsidRDefault="00632D24" w:rsidP="009A69D7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asciiTheme="majorHAnsi" w:eastAsiaTheme="majorHAnsi" w:hAnsiTheme="majorHAnsi"/>
                <w:spacing w:val="-14"/>
                <w:sz w:val="18"/>
                <w:szCs w:val="18"/>
              </w:rPr>
              <w:t>privacy_polyball@hecto.co.kr</w:t>
            </w:r>
          </w:p>
        </w:tc>
      </w:tr>
      <w:tr w:rsidR="000653ED" w14:paraId="68A97CB5" w14:textId="77777777" w:rsidTr="00632D24">
        <w:tc>
          <w:tcPr>
            <w:tcW w:w="1701" w:type="dxa"/>
            <w:vAlign w:val="center"/>
          </w:tcPr>
          <w:p w14:paraId="629AABE9" w14:textId="77777777" w:rsidR="000653ED" w:rsidRPr="00632D24" w:rsidRDefault="000653ED" w:rsidP="00833F9D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hint="eastAsia"/>
                <w:sz w:val="18"/>
                <w:szCs w:val="18"/>
              </w:rPr>
              <w:t>전화번호</w:t>
            </w:r>
          </w:p>
        </w:tc>
        <w:tc>
          <w:tcPr>
            <w:tcW w:w="7060" w:type="dxa"/>
            <w:gridSpan w:val="2"/>
          </w:tcPr>
          <w:p w14:paraId="520147AB" w14:textId="77777777" w:rsidR="000653ED" w:rsidRPr="00632D24" w:rsidRDefault="000653ED" w:rsidP="000653ED">
            <w:pPr>
              <w:jc w:val="center"/>
              <w:rPr>
                <w:sz w:val="18"/>
                <w:szCs w:val="18"/>
              </w:rPr>
            </w:pPr>
            <w:r w:rsidRPr="00632D24">
              <w:rPr>
                <w:sz w:val="18"/>
                <w:szCs w:val="18"/>
              </w:rPr>
              <w:t>02-929-0022</w:t>
            </w:r>
          </w:p>
          <w:p w14:paraId="4706BDBB" w14:textId="1627560C" w:rsidR="000653ED" w:rsidRPr="00632D24" w:rsidRDefault="000653ED" w:rsidP="000653ED">
            <w:pPr>
              <w:jc w:val="center"/>
              <w:rPr>
                <w:sz w:val="18"/>
                <w:szCs w:val="18"/>
              </w:rPr>
            </w:pPr>
            <w:r w:rsidRPr="00632D24">
              <w:rPr>
                <w:rFonts w:hint="eastAsia"/>
                <w:sz w:val="18"/>
                <w:szCs w:val="18"/>
              </w:rPr>
              <w:t>평일</w:t>
            </w:r>
            <w:r w:rsidRPr="00632D24">
              <w:rPr>
                <w:sz w:val="18"/>
                <w:szCs w:val="18"/>
              </w:rPr>
              <w:t xml:space="preserve"> : 09:00 ~ 18:00(주말, 공휴일 휴무)</w:t>
            </w:r>
          </w:p>
        </w:tc>
      </w:tr>
    </w:tbl>
    <w:p w14:paraId="3CD8EE77" w14:textId="17FDAD97" w:rsidR="00332494" w:rsidRPr="004818DA" w:rsidRDefault="00332494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</w:pPr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>회사의 서비스를 이용하면서 발생한 모든 개인정보보호 관련 문의, 불만처리, 상담 및 피해구제 등에 관한 사항을 개인정보</w:t>
      </w:r>
      <w:r w:rsidR="00614747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>보호책임자 및 개인정보</w:t>
      </w:r>
      <w:r w:rsidR="00614747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 xml:space="preserve"> 관련 고충처리</w:t>
      </w:r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 xml:space="preserve">의 담당부서로 신고 또는 문의할 수 있습니다. 회사는 </w:t>
      </w:r>
      <w:r w:rsidR="00614747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>회원</w:t>
      </w:r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>의 문의에 대해 지체 없이 답변 및 처리하겠습니다.</w:t>
      </w:r>
    </w:p>
    <w:p w14:paraId="4D7AF937" w14:textId="262FD62E" w:rsidR="0002603B" w:rsidRDefault="0002603B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</w:pPr>
    </w:p>
    <w:p w14:paraId="5C106456" w14:textId="77777777" w:rsidR="00E42B38" w:rsidRPr="004818DA" w:rsidRDefault="00E42B38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</w:pPr>
    </w:p>
    <w:p w14:paraId="43C622FB" w14:textId="0FC6E534" w:rsidR="0002603B" w:rsidRPr="004818DA" w:rsidRDefault="0002603B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b/>
          <w:bCs/>
          <w:spacing w:val="-14"/>
          <w:kern w:val="0"/>
          <w:sz w:val="24"/>
          <w:szCs w:val="24"/>
        </w:rPr>
      </w:pPr>
      <w:r w:rsidRPr="004818DA">
        <w:rPr>
          <w:rFonts w:asciiTheme="majorHAnsi" w:eastAsiaTheme="majorHAnsi" w:hAnsiTheme="majorHAnsi" w:cs="굴림" w:hint="eastAsia"/>
          <w:b/>
          <w:bCs/>
          <w:spacing w:val="-14"/>
          <w:kern w:val="0"/>
          <w:sz w:val="24"/>
          <w:szCs w:val="24"/>
        </w:rPr>
        <w:t xml:space="preserve">제 </w:t>
      </w:r>
      <w:r w:rsidR="00546B9F" w:rsidRPr="004818DA">
        <w:rPr>
          <w:rFonts w:asciiTheme="majorHAnsi" w:eastAsiaTheme="majorHAnsi" w:hAnsiTheme="majorHAnsi" w:cs="굴림"/>
          <w:b/>
          <w:bCs/>
          <w:spacing w:val="-14"/>
          <w:kern w:val="0"/>
          <w:sz w:val="24"/>
          <w:szCs w:val="24"/>
        </w:rPr>
        <w:t>1</w:t>
      </w:r>
      <w:r w:rsidR="00031F1F">
        <w:rPr>
          <w:rFonts w:asciiTheme="majorHAnsi" w:eastAsiaTheme="majorHAnsi" w:hAnsiTheme="majorHAnsi" w:cs="굴림" w:hint="eastAsia"/>
          <w:b/>
          <w:bCs/>
          <w:spacing w:val="-14"/>
          <w:kern w:val="0"/>
          <w:sz w:val="24"/>
          <w:szCs w:val="24"/>
        </w:rPr>
        <w:t>4</w:t>
      </w:r>
      <w:r w:rsidR="00546B9F" w:rsidRPr="004818DA">
        <w:rPr>
          <w:rFonts w:asciiTheme="majorHAnsi" w:eastAsiaTheme="majorHAnsi" w:hAnsiTheme="majorHAnsi" w:cs="굴림"/>
          <w:b/>
          <w:bCs/>
          <w:spacing w:val="-14"/>
          <w:kern w:val="0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cs="굴림" w:hint="eastAsia"/>
          <w:b/>
          <w:bCs/>
          <w:spacing w:val="-14"/>
          <w:kern w:val="0"/>
          <w:sz w:val="24"/>
          <w:szCs w:val="24"/>
        </w:rPr>
        <w:t>조(권익 침해에 대한 구제 방법)</w:t>
      </w:r>
      <w:r w:rsidRPr="004818DA">
        <w:rPr>
          <w:rFonts w:asciiTheme="majorHAnsi" w:eastAsiaTheme="majorHAnsi" w:hAnsiTheme="majorHAnsi" w:cs="굴림"/>
          <w:b/>
          <w:bCs/>
          <w:spacing w:val="-14"/>
          <w:kern w:val="0"/>
          <w:sz w:val="24"/>
          <w:szCs w:val="24"/>
        </w:rPr>
        <w:t xml:space="preserve"> </w:t>
      </w:r>
    </w:p>
    <w:p w14:paraId="326149B3" w14:textId="585811B8" w:rsidR="0002603B" w:rsidRPr="004818DA" w:rsidRDefault="00BF3352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</w:pPr>
      <w:r w:rsidRPr="004818DA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>1</w:t>
      </w:r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 xml:space="preserve">. </w:t>
      </w:r>
      <w:r w:rsidR="006E408F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>회원은</w:t>
      </w:r>
      <w:r w:rsidR="0002603B" w:rsidRPr="004818DA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 xml:space="preserve"> 열람청구 접수처</w:t>
      </w:r>
      <w:r w:rsidR="001752CC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>〮</w:t>
      </w:r>
      <w:r w:rsidR="0002603B" w:rsidRPr="004818DA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>리부서 이외에 개인정보 침해 신고나 상담이 필요한 경우 다음의 관련 기관으로 문의하여 도움을 받을 수 있습니다.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2603B" w:rsidRPr="004818DA" w14:paraId="21991C4A" w14:textId="77777777" w:rsidTr="0002603B"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0F295644" w14:textId="083573BB" w:rsidR="0002603B" w:rsidRPr="004818DA" w:rsidRDefault="0002603B" w:rsidP="000260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b/>
                <w:bCs/>
                <w:spacing w:val="-14"/>
                <w:kern w:val="0"/>
                <w:sz w:val="18"/>
                <w:szCs w:val="18"/>
              </w:rPr>
            </w:pPr>
            <w:r w:rsidRPr="004818DA">
              <w:rPr>
                <w:rFonts w:asciiTheme="majorHAnsi" w:eastAsiaTheme="majorHAnsi" w:hAnsiTheme="majorHAnsi" w:cs="굴림" w:hint="eastAsia"/>
                <w:b/>
                <w:bCs/>
                <w:spacing w:val="-14"/>
                <w:kern w:val="0"/>
                <w:sz w:val="18"/>
                <w:szCs w:val="18"/>
              </w:rPr>
              <w:t>개인정보분쟁조정위원회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3FDF301E" w14:textId="187F44E8" w:rsidR="0002603B" w:rsidRPr="004818DA" w:rsidRDefault="0002603B" w:rsidP="000260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b/>
                <w:bCs/>
                <w:spacing w:val="-14"/>
                <w:kern w:val="0"/>
                <w:sz w:val="18"/>
                <w:szCs w:val="18"/>
              </w:rPr>
            </w:pPr>
            <w:r w:rsidRPr="004818DA">
              <w:rPr>
                <w:rFonts w:asciiTheme="majorHAnsi" w:eastAsiaTheme="majorHAnsi" w:hAnsiTheme="majorHAnsi" w:cs="굴림" w:hint="eastAsia"/>
                <w:b/>
                <w:bCs/>
                <w:spacing w:val="-14"/>
                <w:kern w:val="0"/>
                <w:sz w:val="18"/>
                <w:szCs w:val="18"/>
              </w:rPr>
              <w:t>개인정보침해신고센터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7045B853" w14:textId="66E9E3AB" w:rsidR="0002603B" w:rsidRPr="004818DA" w:rsidRDefault="0002603B" w:rsidP="000260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b/>
                <w:bCs/>
                <w:spacing w:val="-14"/>
                <w:kern w:val="0"/>
                <w:sz w:val="18"/>
                <w:szCs w:val="18"/>
              </w:rPr>
            </w:pPr>
            <w:r w:rsidRPr="004818DA">
              <w:rPr>
                <w:rFonts w:asciiTheme="majorHAnsi" w:eastAsiaTheme="majorHAnsi" w:hAnsiTheme="majorHAnsi" w:cs="굴림" w:hint="eastAsia"/>
                <w:b/>
                <w:bCs/>
                <w:spacing w:val="-14"/>
                <w:kern w:val="0"/>
                <w:sz w:val="18"/>
                <w:szCs w:val="18"/>
              </w:rPr>
              <w:t>대검찰청</w:t>
            </w:r>
            <w:r w:rsidR="00BF3352" w:rsidRPr="004818DA">
              <w:rPr>
                <w:rFonts w:asciiTheme="majorHAnsi" w:eastAsiaTheme="majorHAnsi" w:hAnsiTheme="majorHAnsi" w:cs="굴림" w:hint="eastAsia"/>
                <w:b/>
                <w:bCs/>
                <w:spacing w:val="-14"/>
                <w:kern w:val="0"/>
                <w:sz w:val="18"/>
                <w:szCs w:val="18"/>
              </w:rPr>
              <w:t xml:space="preserve"> 사이버수사과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3DBD48A8" w14:textId="3D0932A9" w:rsidR="0002603B" w:rsidRPr="004818DA" w:rsidRDefault="0002603B" w:rsidP="0002603B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b/>
                <w:bCs/>
                <w:spacing w:val="-14"/>
                <w:kern w:val="0"/>
                <w:sz w:val="18"/>
                <w:szCs w:val="18"/>
              </w:rPr>
            </w:pPr>
            <w:r w:rsidRPr="004818DA">
              <w:rPr>
                <w:rFonts w:asciiTheme="majorHAnsi" w:eastAsiaTheme="majorHAnsi" w:hAnsiTheme="majorHAnsi" w:cs="굴림" w:hint="eastAsia"/>
                <w:b/>
                <w:bCs/>
                <w:spacing w:val="-14"/>
                <w:kern w:val="0"/>
                <w:sz w:val="18"/>
                <w:szCs w:val="18"/>
              </w:rPr>
              <w:t>경찰청</w:t>
            </w:r>
            <w:r w:rsidR="00BF3352" w:rsidRPr="004818DA">
              <w:rPr>
                <w:rFonts w:asciiTheme="majorHAnsi" w:eastAsiaTheme="majorHAnsi" w:hAnsiTheme="majorHAnsi" w:cs="굴림" w:hint="eastAsia"/>
                <w:b/>
                <w:bCs/>
                <w:spacing w:val="-14"/>
                <w:kern w:val="0"/>
                <w:sz w:val="18"/>
                <w:szCs w:val="18"/>
              </w:rPr>
              <w:t xml:space="preserve"> 사이버수사국</w:t>
            </w:r>
          </w:p>
        </w:tc>
      </w:tr>
      <w:tr w:rsidR="0002603B" w:rsidRPr="004818DA" w14:paraId="4E194CA8" w14:textId="77777777" w:rsidTr="00BF3352">
        <w:trPr>
          <w:trHeight w:val="499"/>
        </w:trPr>
        <w:tc>
          <w:tcPr>
            <w:tcW w:w="2254" w:type="dxa"/>
            <w:vAlign w:val="center"/>
          </w:tcPr>
          <w:p w14:paraId="09DF12C3" w14:textId="409F4AF1" w:rsidR="0002603B" w:rsidRPr="004818DA" w:rsidRDefault="0002603B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 w:cs="굴림" w:hint="eastAsia"/>
                <w:spacing w:val="-14"/>
                <w:kern w:val="0"/>
                <w:sz w:val="16"/>
                <w:szCs w:val="16"/>
              </w:rPr>
              <w:t>(국번없이)</w:t>
            </w:r>
            <w:r w:rsidRPr="004818DA"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  <w:t xml:space="preserve"> 1833-6972</w:t>
            </w:r>
          </w:p>
        </w:tc>
        <w:tc>
          <w:tcPr>
            <w:tcW w:w="2254" w:type="dxa"/>
            <w:vAlign w:val="center"/>
          </w:tcPr>
          <w:p w14:paraId="4DDF6814" w14:textId="14CE591D" w:rsidR="0002603B" w:rsidRPr="004818DA" w:rsidRDefault="0002603B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 w:cs="굴림" w:hint="eastAsia"/>
                <w:spacing w:val="-14"/>
                <w:kern w:val="0"/>
                <w:sz w:val="16"/>
                <w:szCs w:val="16"/>
              </w:rPr>
              <w:t>(국번없이)</w:t>
            </w:r>
            <w:r w:rsidRPr="004818DA"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  <w:t xml:space="preserve"> 118</w:t>
            </w:r>
          </w:p>
        </w:tc>
        <w:tc>
          <w:tcPr>
            <w:tcW w:w="2254" w:type="dxa"/>
            <w:vAlign w:val="center"/>
          </w:tcPr>
          <w:p w14:paraId="0EA8ABAC" w14:textId="250AD208" w:rsidR="0002603B" w:rsidRPr="004818DA" w:rsidRDefault="0002603B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 w:cs="굴림" w:hint="eastAsia"/>
                <w:spacing w:val="-14"/>
                <w:kern w:val="0"/>
                <w:sz w:val="16"/>
                <w:szCs w:val="16"/>
              </w:rPr>
              <w:t>(국번없이)</w:t>
            </w:r>
            <w:r w:rsidRPr="004818DA"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  <w:t xml:space="preserve"> 1301</w:t>
            </w:r>
          </w:p>
        </w:tc>
        <w:tc>
          <w:tcPr>
            <w:tcW w:w="2254" w:type="dxa"/>
            <w:vAlign w:val="center"/>
          </w:tcPr>
          <w:p w14:paraId="77CEA83E" w14:textId="2F31F443" w:rsidR="0002603B" w:rsidRPr="004818DA" w:rsidRDefault="0002603B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r w:rsidRPr="004818DA">
              <w:rPr>
                <w:rFonts w:asciiTheme="majorHAnsi" w:eastAsiaTheme="majorHAnsi" w:hAnsiTheme="majorHAnsi" w:cs="굴림" w:hint="eastAsia"/>
                <w:spacing w:val="-14"/>
                <w:kern w:val="0"/>
                <w:sz w:val="16"/>
                <w:szCs w:val="16"/>
              </w:rPr>
              <w:t>(국번없이)</w:t>
            </w:r>
            <w:r w:rsidRPr="004818DA"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  <w:t xml:space="preserve"> 182</w:t>
            </w:r>
          </w:p>
        </w:tc>
      </w:tr>
      <w:tr w:rsidR="0002603B" w:rsidRPr="004818DA" w14:paraId="5CE0A684" w14:textId="77777777" w:rsidTr="00BF3352">
        <w:trPr>
          <w:trHeight w:val="503"/>
        </w:trPr>
        <w:tc>
          <w:tcPr>
            <w:tcW w:w="2254" w:type="dxa"/>
            <w:vAlign w:val="center"/>
          </w:tcPr>
          <w:p w14:paraId="3B9EA5DE" w14:textId="4AA11FD8" w:rsidR="0002603B" w:rsidRPr="004818DA" w:rsidRDefault="0002603B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hyperlink r:id="rId34" w:history="1">
              <w:r w:rsidRPr="004818DA">
                <w:rPr>
                  <w:rFonts w:asciiTheme="majorHAnsi" w:eastAsiaTheme="majorHAnsi" w:hAnsiTheme="majorHAnsi" w:cs="굴림"/>
                  <w:color w:val="0000FF"/>
                  <w:spacing w:val="-14"/>
                  <w:kern w:val="0"/>
                  <w:sz w:val="16"/>
                  <w:szCs w:val="16"/>
                  <w:u w:val="single"/>
                </w:rPr>
                <w:t>http://kopico.go.kr</w:t>
              </w:r>
            </w:hyperlink>
          </w:p>
        </w:tc>
        <w:tc>
          <w:tcPr>
            <w:tcW w:w="2254" w:type="dxa"/>
            <w:vAlign w:val="center"/>
          </w:tcPr>
          <w:p w14:paraId="504E1183" w14:textId="39A8D6F5" w:rsidR="0002603B" w:rsidRPr="004818DA" w:rsidRDefault="0002603B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hyperlink r:id="rId35" w:history="1">
              <w:r w:rsidRPr="004818DA">
                <w:rPr>
                  <w:rFonts w:asciiTheme="majorHAnsi" w:eastAsiaTheme="majorHAnsi" w:hAnsiTheme="majorHAnsi" w:cs="굴림"/>
                  <w:color w:val="0000FF"/>
                  <w:spacing w:val="-14"/>
                  <w:kern w:val="0"/>
                  <w:sz w:val="16"/>
                  <w:szCs w:val="16"/>
                  <w:u w:val="single"/>
                </w:rPr>
                <w:t>http://privacy.kisa.or.kr</w:t>
              </w:r>
            </w:hyperlink>
          </w:p>
        </w:tc>
        <w:tc>
          <w:tcPr>
            <w:tcW w:w="2254" w:type="dxa"/>
            <w:vAlign w:val="center"/>
          </w:tcPr>
          <w:p w14:paraId="5E029C97" w14:textId="547222AB" w:rsidR="0002603B" w:rsidRPr="004818DA" w:rsidRDefault="0002603B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hyperlink r:id="rId36" w:history="1">
              <w:r w:rsidRPr="004818DA">
                <w:rPr>
                  <w:rFonts w:asciiTheme="majorHAnsi" w:eastAsiaTheme="majorHAnsi" w:hAnsiTheme="majorHAnsi" w:cs="굴림"/>
                  <w:color w:val="0000FF"/>
                  <w:spacing w:val="-14"/>
                  <w:kern w:val="0"/>
                  <w:sz w:val="16"/>
                  <w:szCs w:val="16"/>
                  <w:u w:val="single"/>
                </w:rPr>
                <w:t>http://spo.go.kr</w:t>
              </w:r>
            </w:hyperlink>
          </w:p>
        </w:tc>
        <w:tc>
          <w:tcPr>
            <w:tcW w:w="2254" w:type="dxa"/>
            <w:vAlign w:val="center"/>
          </w:tcPr>
          <w:p w14:paraId="253E2A11" w14:textId="49A57F82" w:rsidR="0002603B" w:rsidRPr="004818DA" w:rsidRDefault="00BF3352" w:rsidP="00632D24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ajorHAnsi" w:eastAsiaTheme="majorHAnsi" w:hAnsiTheme="majorHAnsi" w:cs="굴림"/>
                <w:spacing w:val="-14"/>
                <w:kern w:val="0"/>
                <w:sz w:val="16"/>
                <w:szCs w:val="16"/>
              </w:rPr>
            </w:pPr>
            <w:hyperlink r:id="rId37" w:history="1">
              <w:r w:rsidRPr="004818DA">
                <w:rPr>
                  <w:rFonts w:asciiTheme="majorHAnsi" w:eastAsiaTheme="majorHAnsi" w:hAnsiTheme="majorHAnsi" w:cs="굴림"/>
                  <w:color w:val="0000FF"/>
                  <w:spacing w:val="-14"/>
                  <w:kern w:val="0"/>
                  <w:sz w:val="16"/>
                  <w:szCs w:val="16"/>
                  <w:u w:val="single"/>
                </w:rPr>
                <w:t>http://ecrm.police.go.kr</w:t>
              </w:r>
            </w:hyperlink>
          </w:p>
        </w:tc>
      </w:tr>
    </w:tbl>
    <w:p w14:paraId="6F220113" w14:textId="55C550A4" w:rsidR="00332494" w:rsidRPr="004818DA" w:rsidRDefault="00BF3352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</w:pPr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>2</w:t>
      </w:r>
      <w:r w:rsidR="00332494"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 xml:space="preserve">. 개인정보 보호법에 따라 개인정보의 열람, 정정, 삭제, 처리정지 등의 요구에 대하여 공공기관의 장이 행한 처분 또는 부작위로 인하여 권리 또는 이익의 침해는 받은 자는 행정심판법이 정하는 바에 따라 행정심판을 청구할 수 있습니다. </w:t>
      </w:r>
    </w:p>
    <w:p w14:paraId="06901DAF" w14:textId="51A70EF2" w:rsidR="00332494" w:rsidRPr="004818DA" w:rsidRDefault="00332494" w:rsidP="003324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</w:pPr>
      <w:r w:rsidRPr="004818DA">
        <w:rPr>
          <w:rFonts w:asciiTheme="majorHAnsi" w:eastAsiaTheme="majorHAnsi" w:hAnsiTheme="majorHAnsi" w:cs="굴림" w:hint="eastAsia"/>
          <w:spacing w:val="-14"/>
          <w:kern w:val="0"/>
          <w:sz w:val="18"/>
          <w:szCs w:val="18"/>
        </w:rPr>
        <w:t>-</w:t>
      </w:r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 xml:space="preserve"> 중앙행정심판위원회 : (국번없이) 110 (</w:t>
      </w:r>
      <w:hyperlink r:id="rId38" w:history="1">
        <w:r w:rsidRPr="004818DA">
          <w:rPr>
            <w:rFonts w:asciiTheme="majorHAnsi" w:eastAsiaTheme="majorHAnsi" w:hAnsiTheme="majorHAnsi" w:cs="굴림"/>
            <w:color w:val="0000FF"/>
            <w:spacing w:val="-14"/>
            <w:kern w:val="0"/>
            <w:sz w:val="18"/>
            <w:szCs w:val="18"/>
            <w:u w:val="single"/>
          </w:rPr>
          <w:t>www.simpan.go.kr</w:t>
        </w:r>
      </w:hyperlink>
      <w:r w:rsidRPr="004818DA">
        <w:rPr>
          <w:rFonts w:asciiTheme="majorHAnsi" w:eastAsiaTheme="majorHAnsi" w:hAnsiTheme="majorHAnsi" w:cs="굴림"/>
          <w:spacing w:val="-14"/>
          <w:kern w:val="0"/>
          <w:sz w:val="18"/>
          <w:szCs w:val="18"/>
        </w:rPr>
        <w:t>)</w:t>
      </w:r>
    </w:p>
    <w:p w14:paraId="13B33DE2" w14:textId="5B86A7A0" w:rsidR="003C5CE8" w:rsidRPr="004818DA" w:rsidRDefault="003C5CE8" w:rsidP="0033249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57D9875B" w14:textId="77777777" w:rsidR="00BF3352" w:rsidRPr="004818DA" w:rsidRDefault="00BF3352" w:rsidP="0033249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</w:p>
    <w:p w14:paraId="0D00993C" w14:textId="4961DDE4" w:rsidR="00332494" w:rsidRPr="004818DA" w:rsidRDefault="00332494" w:rsidP="00332494">
      <w:pPr>
        <w:jc w:val="left"/>
        <w:rPr>
          <w:rFonts w:asciiTheme="majorHAnsi" w:eastAsiaTheme="majorHAnsi" w:hAnsiTheme="majorHAnsi"/>
          <w:b/>
          <w:bCs/>
          <w:spacing w:val="-14"/>
          <w:sz w:val="24"/>
          <w:szCs w:val="24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 xml:space="preserve">제 </w:t>
      </w:r>
      <w:r w:rsidR="00546B9F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>1</w:t>
      </w:r>
      <w:r w:rsidR="00031F1F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5</w:t>
      </w:r>
      <w:r w:rsidR="00546B9F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  <w:r w:rsidRPr="004818DA">
        <w:rPr>
          <w:rFonts w:asciiTheme="majorHAnsi" w:eastAsiaTheme="majorHAnsi" w:hAnsiTheme="majorHAnsi" w:hint="eastAsia"/>
          <w:b/>
          <w:bCs/>
          <w:spacing w:val="-14"/>
          <w:sz w:val="24"/>
          <w:szCs w:val="24"/>
        </w:rPr>
        <w:t>조(개인정보처리방침의 변경)</w:t>
      </w:r>
      <w:r w:rsidR="0002603B" w:rsidRPr="004818DA">
        <w:rPr>
          <w:rFonts w:asciiTheme="majorHAnsi" w:eastAsiaTheme="majorHAnsi" w:hAnsiTheme="majorHAnsi"/>
          <w:b/>
          <w:bCs/>
          <w:spacing w:val="-14"/>
          <w:sz w:val="24"/>
          <w:szCs w:val="24"/>
        </w:rPr>
        <w:t xml:space="preserve"> </w:t>
      </w:r>
    </w:p>
    <w:p w14:paraId="2FD10CAD" w14:textId="5B3FFAF5" w:rsidR="00332494" w:rsidRPr="004818DA" w:rsidRDefault="00332494" w:rsidP="0033249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이 </w:t>
      </w:r>
      <w:r w:rsidR="00A7297E"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개인정보처리방침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은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202</w:t>
      </w:r>
      <w:r w:rsidR="005F3234" w:rsidRPr="004818DA">
        <w:rPr>
          <w:rFonts w:asciiTheme="majorHAnsi" w:eastAsiaTheme="majorHAnsi" w:hAnsiTheme="majorHAnsi"/>
          <w:spacing w:val="-14"/>
          <w:sz w:val="18"/>
          <w:szCs w:val="18"/>
        </w:rPr>
        <w:t>6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년 </w:t>
      </w:r>
      <w:ins w:id="854" w:author="CSH" w:date="2026-05-06T17:13:00Z">
        <w:r w:rsidR="00682838">
          <w:rPr>
            <w:rFonts w:asciiTheme="majorHAnsi" w:eastAsiaTheme="majorHAnsi" w:hAnsiTheme="majorHAnsi"/>
            <w:spacing w:val="-14"/>
            <w:sz w:val="18"/>
            <w:szCs w:val="18"/>
          </w:rPr>
          <w:t>5</w:t>
        </w:r>
      </w:ins>
      <w:del w:id="855" w:author="CSH" w:date="2026-05-06T17:13:00Z">
        <w:r w:rsidR="005919C4" w:rsidDel="00682838">
          <w:rPr>
            <w:rFonts w:asciiTheme="majorHAnsi" w:eastAsiaTheme="majorHAnsi" w:hAnsiTheme="majorHAnsi"/>
            <w:spacing w:val="-14"/>
            <w:sz w:val="18"/>
            <w:szCs w:val="18"/>
          </w:rPr>
          <w:delText>4</w:delText>
        </w:r>
      </w:del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월 </w:t>
      </w:r>
      <w:ins w:id="856" w:author="CSH" w:date="2026-05-06T17:13:00Z">
        <w:r w:rsidR="00682838">
          <w:rPr>
            <w:rFonts w:asciiTheme="majorHAnsi" w:eastAsiaTheme="majorHAnsi" w:hAnsiTheme="majorHAnsi"/>
            <w:spacing w:val="-14"/>
            <w:sz w:val="18"/>
            <w:szCs w:val="18"/>
          </w:rPr>
          <w:t>00</w:t>
        </w:r>
      </w:ins>
      <w:del w:id="857" w:author="CSH" w:date="2026-05-06T17:13:00Z">
        <w:r w:rsidR="005919C4" w:rsidDel="00682838">
          <w:rPr>
            <w:rFonts w:asciiTheme="majorHAnsi" w:eastAsiaTheme="majorHAnsi" w:hAnsiTheme="majorHAnsi"/>
            <w:spacing w:val="-14"/>
            <w:sz w:val="18"/>
            <w:szCs w:val="18"/>
          </w:rPr>
          <w:delText>29</w:delText>
        </w:r>
      </w:del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일부터 적용됩니다.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 xml:space="preserve"> 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이전 개인정보처리방침은 이력에서 확인하실 수 있습니다.</w:t>
      </w:r>
    </w:p>
    <w:p w14:paraId="0B7AF4DB" w14:textId="147B8813" w:rsidR="00332494" w:rsidRPr="004818DA" w:rsidRDefault="00332494" w:rsidP="0033249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공고일자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: 202</w:t>
      </w:r>
      <w:r w:rsidR="005F3234" w:rsidRPr="004818DA">
        <w:rPr>
          <w:rFonts w:asciiTheme="majorHAnsi" w:eastAsiaTheme="majorHAnsi" w:hAnsiTheme="majorHAnsi"/>
          <w:spacing w:val="-14"/>
          <w:sz w:val="18"/>
          <w:szCs w:val="18"/>
        </w:rPr>
        <w:t>6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년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0</w:t>
      </w:r>
      <w:ins w:id="858" w:author="CSH" w:date="2026-05-06T17:13:00Z">
        <w:r w:rsidR="00682838">
          <w:rPr>
            <w:rFonts w:asciiTheme="majorHAnsi" w:eastAsiaTheme="majorHAnsi" w:hAnsiTheme="majorHAnsi"/>
            <w:spacing w:val="-14"/>
            <w:sz w:val="18"/>
            <w:szCs w:val="18"/>
          </w:rPr>
          <w:t>5</w:t>
        </w:r>
      </w:ins>
      <w:del w:id="859" w:author="CSH" w:date="2026-05-06T17:13:00Z">
        <w:r w:rsidR="005919C4" w:rsidDel="00682838">
          <w:rPr>
            <w:rFonts w:asciiTheme="majorHAnsi" w:eastAsiaTheme="majorHAnsi" w:hAnsiTheme="majorHAnsi"/>
            <w:spacing w:val="-14"/>
            <w:sz w:val="18"/>
            <w:szCs w:val="18"/>
          </w:rPr>
          <w:delText>4</w:delText>
        </w:r>
      </w:del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월 </w:t>
      </w:r>
      <w:ins w:id="860" w:author="CSH" w:date="2026-05-06T17:13:00Z">
        <w:r w:rsidR="00682838">
          <w:rPr>
            <w:rFonts w:asciiTheme="majorHAnsi" w:eastAsiaTheme="majorHAnsi" w:hAnsiTheme="majorHAnsi"/>
            <w:spacing w:val="-14"/>
            <w:sz w:val="18"/>
            <w:szCs w:val="18"/>
          </w:rPr>
          <w:t>00</w:t>
        </w:r>
      </w:ins>
      <w:del w:id="861" w:author="CSH" w:date="2026-05-06T17:13:00Z">
        <w:r w:rsidR="005919C4" w:rsidDel="00682838">
          <w:rPr>
            <w:rFonts w:asciiTheme="majorHAnsi" w:eastAsiaTheme="majorHAnsi" w:hAnsiTheme="majorHAnsi"/>
            <w:spacing w:val="-14"/>
            <w:sz w:val="18"/>
            <w:szCs w:val="18"/>
          </w:rPr>
          <w:delText>29</w:delText>
        </w:r>
      </w:del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일</w:t>
      </w:r>
    </w:p>
    <w:p w14:paraId="0FF70470" w14:textId="04822F49" w:rsidR="00332494" w:rsidRPr="004818DA" w:rsidRDefault="00332494" w:rsidP="00332494">
      <w:pPr>
        <w:jc w:val="left"/>
        <w:rPr>
          <w:rFonts w:asciiTheme="majorHAnsi" w:eastAsiaTheme="majorHAnsi" w:hAnsiTheme="majorHAnsi"/>
          <w:spacing w:val="-14"/>
          <w:sz w:val="18"/>
          <w:szCs w:val="18"/>
        </w:rPr>
      </w:pP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시행일자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: 202</w:t>
      </w:r>
      <w:r w:rsidR="005F3234" w:rsidRPr="004818DA">
        <w:rPr>
          <w:rFonts w:asciiTheme="majorHAnsi" w:eastAsiaTheme="majorHAnsi" w:hAnsiTheme="majorHAnsi"/>
          <w:spacing w:val="-14"/>
          <w:sz w:val="18"/>
          <w:szCs w:val="18"/>
        </w:rPr>
        <w:t>6</w:t>
      </w:r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년 </w:t>
      </w:r>
      <w:r w:rsidRPr="004818DA">
        <w:rPr>
          <w:rFonts w:asciiTheme="majorHAnsi" w:eastAsiaTheme="majorHAnsi" w:hAnsiTheme="majorHAnsi"/>
          <w:spacing w:val="-14"/>
          <w:sz w:val="18"/>
          <w:szCs w:val="18"/>
        </w:rPr>
        <w:t>0</w:t>
      </w:r>
      <w:ins w:id="862" w:author="CSH" w:date="2026-05-06T17:13:00Z">
        <w:r w:rsidR="00682838">
          <w:rPr>
            <w:rFonts w:asciiTheme="majorHAnsi" w:eastAsiaTheme="majorHAnsi" w:hAnsiTheme="majorHAnsi"/>
            <w:spacing w:val="-14"/>
            <w:sz w:val="18"/>
            <w:szCs w:val="18"/>
          </w:rPr>
          <w:t>5</w:t>
        </w:r>
      </w:ins>
      <w:del w:id="863" w:author="CSH" w:date="2026-05-06T17:13:00Z">
        <w:r w:rsidR="005919C4" w:rsidDel="00682838">
          <w:rPr>
            <w:rFonts w:asciiTheme="majorHAnsi" w:eastAsiaTheme="majorHAnsi" w:hAnsiTheme="majorHAnsi"/>
            <w:spacing w:val="-14"/>
            <w:sz w:val="18"/>
            <w:szCs w:val="18"/>
          </w:rPr>
          <w:delText>4</w:delText>
        </w:r>
      </w:del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 xml:space="preserve">월 </w:t>
      </w:r>
      <w:ins w:id="864" w:author="CSH" w:date="2026-05-06T17:13:00Z">
        <w:r w:rsidR="00682838">
          <w:rPr>
            <w:rFonts w:asciiTheme="majorHAnsi" w:eastAsiaTheme="majorHAnsi" w:hAnsiTheme="majorHAnsi"/>
            <w:spacing w:val="-14"/>
            <w:sz w:val="18"/>
            <w:szCs w:val="18"/>
          </w:rPr>
          <w:t>00</w:t>
        </w:r>
      </w:ins>
      <w:del w:id="865" w:author="CSH" w:date="2026-05-06T17:13:00Z">
        <w:r w:rsidR="005919C4" w:rsidDel="00682838">
          <w:rPr>
            <w:rFonts w:asciiTheme="majorHAnsi" w:eastAsiaTheme="majorHAnsi" w:hAnsiTheme="majorHAnsi"/>
            <w:spacing w:val="-14"/>
            <w:sz w:val="18"/>
            <w:szCs w:val="18"/>
          </w:rPr>
          <w:delText>29</w:delText>
        </w:r>
      </w:del>
      <w:r w:rsidRPr="004818DA">
        <w:rPr>
          <w:rFonts w:asciiTheme="majorHAnsi" w:eastAsiaTheme="majorHAnsi" w:hAnsiTheme="majorHAnsi" w:hint="eastAsia"/>
          <w:spacing w:val="-14"/>
          <w:sz w:val="18"/>
          <w:szCs w:val="18"/>
        </w:rPr>
        <w:t>일</w:t>
      </w:r>
    </w:p>
    <w:sectPr w:rsidR="00332494" w:rsidRPr="004818DA" w:rsidSect="001D7CE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SH" w:date="2026-05-06T16:20:00Z" w:initials="C">
    <w:p w14:paraId="0E18DDFC" w14:textId="77777777" w:rsidR="009A69D7" w:rsidRDefault="009A69D7" w:rsidP="00A70892">
      <w:pPr>
        <w:pStyle w:val="a7"/>
      </w:pPr>
      <w:r>
        <w:rPr>
          <w:rStyle w:val="a6"/>
        </w:rPr>
        <w:annotationRef/>
      </w:r>
      <w:r>
        <w:rPr>
          <w:rFonts w:hint="eastAsia"/>
        </w:rPr>
        <w:t>라벨링 및 각 조항의 순서를 최신화하여 기재합니다.</w:t>
      </w:r>
    </w:p>
  </w:comment>
  <w:comment w:id="68" w:author="CSH" w:date="2026-04-24T15:25:00Z" w:initials="C">
    <w:p w14:paraId="7FE7D364" w14:textId="77777777" w:rsidR="009A69D7" w:rsidRDefault="009A69D7" w:rsidP="009A69D7">
      <w:pPr>
        <w:pStyle w:val="a7"/>
        <w:rPr>
          <w:b/>
          <w:bCs/>
          <w:color w:val="4472C4" w:themeColor="accent1"/>
        </w:rPr>
      </w:pPr>
      <w:r>
        <w:rPr>
          <w:rStyle w:val="a6"/>
        </w:rPr>
        <w:annotationRef/>
      </w:r>
      <w:r w:rsidRPr="005C03C3">
        <w:rPr>
          <w:rFonts w:hint="eastAsia"/>
          <w:b/>
          <w:bCs/>
          <w:color w:val="FF0000"/>
        </w:rPr>
        <w:t>[수정사항]</w:t>
      </w:r>
    </w:p>
    <w:p w14:paraId="7BA5A6D3" w14:textId="77777777" w:rsidR="009A69D7" w:rsidRDefault="009A69D7" w:rsidP="009A69D7">
      <w:pPr>
        <w:pStyle w:val="a7"/>
      </w:pPr>
      <w:r>
        <w:rPr>
          <w:rFonts w:hint="eastAsia"/>
        </w:rPr>
        <w:t>폴리볼 서비스에서는</w:t>
      </w:r>
      <w:r>
        <w:t xml:space="preserve"> </w:t>
      </w:r>
      <w:r>
        <w:rPr>
          <w:rFonts w:hint="eastAsia"/>
        </w:rPr>
        <w:t>유저가 행한 승부 예측,</w:t>
      </w:r>
      <w:r>
        <w:t xml:space="preserve"> </w:t>
      </w:r>
      <w:r>
        <w:rPr>
          <w:rFonts w:hint="eastAsia"/>
        </w:rPr>
        <w:t>광고 시청</w:t>
      </w:r>
      <w:r>
        <w:t xml:space="preserve"> </w:t>
      </w:r>
      <w:r>
        <w:rPr>
          <w:rFonts w:hint="eastAsia"/>
        </w:rPr>
        <w:t>및 이벤트 참여 등을 통해 보상을 획득할 수 있습니다.</w:t>
      </w:r>
    </w:p>
    <w:p w14:paraId="1CFDE477" w14:textId="77777777" w:rsidR="009A69D7" w:rsidRDefault="009A69D7" w:rsidP="009A69D7">
      <w:pPr>
        <w:pStyle w:val="a7"/>
      </w:pPr>
    </w:p>
    <w:p w14:paraId="53326DCA" w14:textId="77777777" w:rsidR="009A69D7" w:rsidRDefault="009A69D7" w:rsidP="009A69D7">
      <w:pPr>
        <w:pStyle w:val="a7"/>
      </w:pPr>
      <w:r>
        <w:rPr>
          <w:rFonts w:hint="eastAsia"/>
        </w:rPr>
        <w:t>유저는 서비스의</w:t>
      </w:r>
      <w:r>
        <w:t xml:space="preserve"> </w:t>
      </w:r>
      <w:r>
        <w:rPr>
          <w:rFonts w:hint="eastAsia"/>
        </w:rPr>
        <w:t>핵심 플로우인 티켓 응모를 위하여 해당 보상을 사용하여야 하기 때문에 이 역시 계약 이행에 필수적인 정보로 기재하였습니다.</w:t>
      </w:r>
    </w:p>
    <w:p w14:paraId="50AABFF0" w14:textId="77777777" w:rsidR="009A69D7" w:rsidRDefault="009A69D7" w:rsidP="009A69D7">
      <w:pPr>
        <w:pStyle w:val="a7"/>
      </w:pPr>
    </w:p>
    <w:p w14:paraId="4192470F" w14:textId="77777777" w:rsidR="009A69D7" w:rsidRDefault="009A69D7" w:rsidP="009A69D7">
      <w:pPr>
        <w:pStyle w:val="a7"/>
      </w:pPr>
      <w:r>
        <w:rPr>
          <w:rFonts w:hint="eastAsia"/>
        </w:rPr>
        <w:t>만일,</w:t>
      </w:r>
      <w:r>
        <w:t xml:space="preserve"> </w:t>
      </w:r>
      <w:r>
        <w:rPr>
          <w:rFonts w:hint="eastAsia"/>
        </w:rPr>
        <w:t xml:space="preserve">해당 항목이 </w:t>
      </w:r>
      <w:r>
        <w:t>‘</w:t>
      </w:r>
      <w:r>
        <w:rPr>
          <w:rFonts w:hint="eastAsia"/>
        </w:rPr>
        <w:t>계약 이행</w:t>
      </w:r>
      <w:r>
        <w:t xml:space="preserve">’ </w:t>
      </w:r>
      <w:r>
        <w:rPr>
          <w:rFonts w:hint="eastAsia"/>
        </w:rPr>
        <w:t xml:space="preserve">관점에서 동의 없이 처리될 수 있는 항목이 아닐 경우 </w:t>
      </w:r>
      <w:r>
        <w:t>‘</w:t>
      </w:r>
      <w:r>
        <w:rPr>
          <w:rFonts w:hint="eastAsia"/>
        </w:rPr>
        <w:t>동의를 받고 처리하는 항목</w:t>
      </w:r>
      <w:r>
        <w:t>’</w:t>
      </w:r>
      <w:r>
        <w:rPr>
          <w:rFonts w:hint="eastAsia"/>
        </w:rPr>
        <w:t>으로 변경하여야 할지,</w:t>
      </w:r>
      <w:r>
        <w:t xml:space="preserve"> </w:t>
      </w:r>
      <w:r>
        <w:rPr>
          <w:rFonts w:hint="eastAsia"/>
        </w:rPr>
        <w:t>혹은 제1</w:t>
      </w:r>
      <w:r>
        <w:t>5</w:t>
      </w:r>
      <w:r>
        <w:rPr>
          <w:rFonts w:hint="eastAsia"/>
        </w:rPr>
        <w:t>조 제</w:t>
      </w:r>
      <w:r>
        <w:t>1</w:t>
      </w:r>
      <w:r>
        <w:rPr>
          <w:rFonts w:hint="eastAsia"/>
        </w:rPr>
        <w:t xml:space="preserve">항 제6호 </w:t>
      </w:r>
      <w:r>
        <w:t>‘</w:t>
      </w:r>
      <w:r>
        <w:rPr>
          <w:rFonts w:hint="eastAsia"/>
        </w:rPr>
        <w:t>정당한 이익 달성</w:t>
      </w:r>
      <w:r>
        <w:t>’</w:t>
      </w:r>
      <w:r>
        <w:rPr>
          <w:rFonts w:hint="eastAsia"/>
        </w:rPr>
        <w:t>의 관점으로 처리될 수 있을 지 확인이 필요합니다.</w:t>
      </w:r>
    </w:p>
  </w:comment>
  <w:comment w:id="138" w:author="조 미현" w:date="2026-05-12T09:23:00Z" w:initials="미조">
    <w:p w14:paraId="48C9CEF4" w14:textId="77777777" w:rsidR="00E91BDD" w:rsidRDefault="009A69D7" w:rsidP="00E91BDD">
      <w:pPr>
        <w:pStyle w:val="a7"/>
      </w:pPr>
      <w:r>
        <w:rPr>
          <w:rStyle w:val="a6"/>
        </w:rPr>
        <w:annotationRef/>
      </w:r>
      <w:r w:rsidR="00E91BDD">
        <w:rPr>
          <w:b/>
          <w:bCs/>
        </w:rPr>
        <w:t>[사업부]</w:t>
      </w:r>
    </w:p>
    <w:p w14:paraId="01155145" w14:textId="77777777" w:rsidR="00E91BDD" w:rsidRDefault="00E91BDD" w:rsidP="00E91BDD">
      <w:pPr>
        <w:pStyle w:val="a7"/>
      </w:pPr>
      <w:r>
        <w:t>서비스 이용 통계 분석과 품질개선을 위해서 수집이용항목에 기재된 개인정보가 모두 필요한 것인 맞는지 한번 더 확인 부탁드립니다.</w:t>
      </w:r>
      <w:r>
        <w:br/>
      </w:r>
      <w:r>
        <w:br/>
        <w:t>*타사의 경우 서비스 통계 분석 목적을 별도 카테고리로 분리하여 최소한의 개인정보만 수집하고 있는 것으로 확인됩니다.</w:t>
      </w:r>
      <w:r>
        <w:br/>
      </w:r>
      <w:r>
        <w:br/>
        <w:t xml:space="preserve">1. SKT </w:t>
      </w:r>
    </w:p>
    <w:p w14:paraId="7B5B5363" w14:textId="77777777" w:rsidR="00E91BDD" w:rsidRDefault="00E91BDD" w:rsidP="00E91BDD">
      <w:pPr>
        <w:pStyle w:val="a7"/>
      </w:pPr>
      <w:hyperlink r:id="rId1" w:history="1">
        <w:r w:rsidRPr="00C9161A">
          <w:rPr>
            <w:rStyle w:val="a5"/>
          </w:rPr>
          <w:t>https://privacy.sktelecom.com/view.do?ctg=policy&amp;name=policy</w:t>
        </w:r>
      </w:hyperlink>
      <w:r>
        <w:br/>
      </w:r>
      <w:r>
        <w:br/>
        <w:t xml:space="preserve">2. SSG </w:t>
      </w:r>
      <w:hyperlink r:id="rId2" w:history="1">
        <w:r w:rsidRPr="00C9161A">
          <w:rPr>
            <w:rStyle w:val="a5"/>
          </w:rPr>
          <w:t>https://member.ssg.com/comm/privacy/intgInfo.ssg?site=small</w:t>
        </w:r>
      </w:hyperlink>
    </w:p>
  </w:comment>
  <w:comment w:id="241" w:author="CSH" w:date="2026-04-24T15:25:00Z" w:initials="C">
    <w:p w14:paraId="34DD3E9F" w14:textId="77777777" w:rsidR="009A69D7" w:rsidRDefault="009A69D7" w:rsidP="009A69D7">
      <w:pPr>
        <w:pStyle w:val="a7"/>
        <w:rPr>
          <w:b/>
          <w:bCs/>
          <w:color w:val="4472C4" w:themeColor="accent1"/>
        </w:rPr>
      </w:pPr>
      <w:r>
        <w:rPr>
          <w:rStyle w:val="a6"/>
        </w:rPr>
        <w:annotationRef/>
      </w:r>
      <w:r w:rsidRPr="005C03C3">
        <w:rPr>
          <w:rFonts w:hint="eastAsia"/>
          <w:b/>
          <w:bCs/>
          <w:color w:val="FF0000"/>
        </w:rPr>
        <w:t>[수정사항]</w:t>
      </w:r>
    </w:p>
    <w:p w14:paraId="26B82F2F" w14:textId="77777777" w:rsidR="009A69D7" w:rsidRDefault="009A69D7" w:rsidP="009A69D7">
      <w:pPr>
        <w:pStyle w:val="a7"/>
      </w:pPr>
      <w:r>
        <w:rPr>
          <w:rFonts w:hint="eastAsia"/>
        </w:rPr>
        <w:t>폴리볼 서비스에서는</w:t>
      </w:r>
      <w:r>
        <w:t xml:space="preserve"> </w:t>
      </w:r>
      <w:r>
        <w:rPr>
          <w:rFonts w:hint="eastAsia"/>
        </w:rPr>
        <w:t>유저가 행한 승부 예측,</w:t>
      </w:r>
      <w:r>
        <w:t xml:space="preserve"> </w:t>
      </w:r>
      <w:r>
        <w:rPr>
          <w:rFonts w:hint="eastAsia"/>
        </w:rPr>
        <w:t>광고 시청</w:t>
      </w:r>
      <w:r>
        <w:t xml:space="preserve"> </w:t>
      </w:r>
      <w:r>
        <w:rPr>
          <w:rFonts w:hint="eastAsia"/>
        </w:rPr>
        <w:t>및 이벤트 참여 등을 통해 보상을 획득할 수 있습니다.</w:t>
      </w:r>
    </w:p>
    <w:p w14:paraId="02F6D440" w14:textId="77777777" w:rsidR="009A69D7" w:rsidRDefault="009A69D7" w:rsidP="009A69D7">
      <w:pPr>
        <w:pStyle w:val="a7"/>
      </w:pPr>
    </w:p>
    <w:p w14:paraId="52395B3D" w14:textId="77777777" w:rsidR="009A69D7" w:rsidRDefault="009A69D7" w:rsidP="009A69D7">
      <w:pPr>
        <w:pStyle w:val="a7"/>
      </w:pPr>
      <w:r>
        <w:rPr>
          <w:rFonts w:hint="eastAsia"/>
        </w:rPr>
        <w:t>유저는 서비스의</w:t>
      </w:r>
      <w:r>
        <w:t xml:space="preserve"> </w:t>
      </w:r>
      <w:r>
        <w:rPr>
          <w:rFonts w:hint="eastAsia"/>
        </w:rPr>
        <w:t>핵심 플로우인 티켓 응모를 위하여 해당 보상을 사용하여야 하기 때문에 이 역시 계약 이행에 필수적인 정보로 기재하였습니다.</w:t>
      </w:r>
    </w:p>
    <w:p w14:paraId="7D6E11A5" w14:textId="77777777" w:rsidR="009A69D7" w:rsidRDefault="009A69D7" w:rsidP="009A69D7">
      <w:pPr>
        <w:pStyle w:val="a7"/>
      </w:pPr>
    </w:p>
    <w:p w14:paraId="02A7D9A9" w14:textId="77777777" w:rsidR="009A69D7" w:rsidRDefault="009A69D7" w:rsidP="009A69D7">
      <w:pPr>
        <w:pStyle w:val="a7"/>
      </w:pPr>
      <w:r>
        <w:rPr>
          <w:rFonts w:hint="eastAsia"/>
        </w:rPr>
        <w:t>만일,</w:t>
      </w:r>
      <w:r>
        <w:t xml:space="preserve"> </w:t>
      </w:r>
      <w:r>
        <w:rPr>
          <w:rFonts w:hint="eastAsia"/>
        </w:rPr>
        <w:t xml:space="preserve">해당 항목이 </w:t>
      </w:r>
      <w:r>
        <w:t>‘</w:t>
      </w:r>
      <w:r>
        <w:rPr>
          <w:rFonts w:hint="eastAsia"/>
        </w:rPr>
        <w:t>계약 이행</w:t>
      </w:r>
      <w:r>
        <w:t xml:space="preserve">’ </w:t>
      </w:r>
      <w:r>
        <w:rPr>
          <w:rFonts w:hint="eastAsia"/>
        </w:rPr>
        <w:t xml:space="preserve">관점에서 동의 없이 처리될 수 있는 항목이 아닐 경우 </w:t>
      </w:r>
      <w:r>
        <w:t>‘</w:t>
      </w:r>
      <w:r>
        <w:rPr>
          <w:rFonts w:hint="eastAsia"/>
        </w:rPr>
        <w:t>동의를 받고 처리하는 항목</w:t>
      </w:r>
      <w:r>
        <w:t>’</w:t>
      </w:r>
      <w:r>
        <w:rPr>
          <w:rFonts w:hint="eastAsia"/>
        </w:rPr>
        <w:t>으로 변경하여야 할지,</w:t>
      </w:r>
      <w:r>
        <w:t xml:space="preserve"> </w:t>
      </w:r>
      <w:r>
        <w:rPr>
          <w:rFonts w:hint="eastAsia"/>
        </w:rPr>
        <w:t>혹은 제1</w:t>
      </w:r>
      <w:r>
        <w:t>5</w:t>
      </w:r>
      <w:r>
        <w:rPr>
          <w:rFonts w:hint="eastAsia"/>
        </w:rPr>
        <w:t>조 제</w:t>
      </w:r>
      <w:r>
        <w:t>1</w:t>
      </w:r>
      <w:r>
        <w:rPr>
          <w:rFonts w:hint="eastAsia"/>
        </w:rPr>
        <w:t xml:space="preserve">항 제6호 </w:t>
      </w:r>
      <w:r>
        <w:t>‘</w:t>
      </w:r>
      <w:r>
        <w:rPr>
          <w:rFonts w:hint="eastAsia"/>
        </w:rPr>
        <w:t>정당한 이익 달성</w:t>
      </w:r>
      <w:r>
        <w:t>’</w:t>
      </w:r>
      <w:r>
        <w:rPr>
          <w:rFonts w:hint="eastAsia"/>
        </w:rPr>
        <w:t>의 관점으로 처리될 수 있을 지 확인이 필요합니다.</w:t>
      </w:r>
    </w:p>
  </w:comment>
  <w:comment w:id="240" w:author="조 미현" w:date="2026-05-12T08:15:00Z" w:initials="미조">
    <w:p w14:paraId="4E6D5C2A" w14:textId="77777777" w:rsidR="009A69D7" w:rsidRDefault="009A69D7" w:rsidP="00465752">
      <w:pPr>
        <w:pStyle w:val="a7"/>
      </w:pPr>
      <w:r>
        <w:rPr>
          <w:rStyle w:val="a6"/>
        </w:rPr>
        <w:annotationRef/>
      </w:r>
      <w:r>
        <w:rPr>
          <w:b/>
          <w:bCs/>
        </w:rPr>
        <w:t>[사업부]</w:t>
      </w:r>
    </w:p>
    <w:p w14:paraId="547593F1" w14:textId="77777777" w:rsidR="009A69D7" w:rsidRDefault="009A69D7" w:rsidP="00465752">
      <w:pPr>
        <w:pStyle w:val="a7"/>
      </w:pPr>
      <w:r>
        <w:t>각 서비스와 이벤트 별 개인정보 수집목적에 부정이용 방지도 있는 것으로 확인됩니다.</w:t>
      </w:r>
    </w:p>
    <w:p w14:paraId="26CBA478" w14:textId="77777777" w:rsidR="009A69D7" w:rsidRDefault="009A69D7" w:rsidP="00465752">
      <w:pPr>
        <w:pStyle w:val="a7"/>
      </w:pPr>
      <w:r>
        <w:br/>
        <w:t>해당 항목은 어떤 차이로 별도로 동의를 받고자 하시는건지 확인 바라며, 불필요한 경우 삭제 바랍니다.</w:t>
      </w:r>
    </w:p>
  </w:comment>
  <w:comment w:id="290" w:author="조 미현" w:date="2026-05-12T08:23:00Z" w:initials="미조">
    <w:p w14:paraId="7B278DAE" w14:textId="77777777" w:rsidR="009A69D7" w:rsidRDefault="009A69D7" w:rsidP="00465752">
      <w:pPr>
        <w:pStyle w:val="a7"/>
      </w:pPr>
      <w:r>
        <w:rPr>
          <w:rStyle w:val="a6"/>
        </w:rPr>
        <w:annotationRef/>
      </w:r>
      <w:r>
        <w:rPr>
          <w:b/>
          <w:bCs/>
        </w:rPr>
        <w:t>[사업부]</w:t>
      </w:r>
    </w:p>
    <w:p w14:paraId="222EC437" w14:textId="66B160B6" w:rsidR="009A69D7" w:rsidRDefault="009A69D7" w:rsidP="00465752">
      <w:pPr>
        <w:pStyle w:val="a7"/>
      </w:pPr>
      <w:r>
        <w:t xml:space="preserve">목적이 </w:t>
      </w:r>
      <w:r w:rsidR="00E405A3">
        <w:t>추상적</w:t>
      </w:r>
      <w:r w:rsidR="00E405A3">
        <w:rPr>
          <w:rFonts w:hint="eastAsia"/>
        </w:rPr>
        <w:t>이어서</w:t>
      </w:r>
      <w:r>
        <w:t xml:space="preserve"> 구체적으로 기재하였습니다. </w:t>
      </w:r>
      <w:r>
        <w:br/>
      </w:r>
      <w:r>
        <w:br/>
        <w:t>해당 목적이 맞는지, 추가가 필요한 내용은 없는지 한번 더 확인 바랍니다.</w:t>
      </w:r>
    </w:p>
  </w:comment>
  <w:comment w:id="322" w:author="조 미현" w:date="2026-05-12T08:13:00Z" w:initials="미조">
    <w:p w14:paraId="0F4F0323" w14:textId="77777777" w:rsidR="009A69D7" w:rsidRDefault="009A69D7" w:rsidP="00F8555F">
      <w:pPr>
        <w:pStyle w:val="a7"/>
      </w:pPr>
      <w:r>
        <w:rPr>
          <w:rStyle w:val="a6"/>
        </w:rPr>
        <w:annotationRef/>
      </w:r>
      <w:r>
        <w:rPr>
          <w:b/>
          <w:bCs/>
        </w:rPr>
        <w:t>[사업부]</w:t>
      </w:r>
    </w:p>
    <w:p w14:paraId="382F6A6B" w14:textId="77777777" w:rsidR="009A69D7" w:rsidRDefault="009A69D7" w:rsidP="00F8555F">
      <w:pPr>
        <w:pStyle w:val="a7"/>
      </w:pPr>
      <w:r>
        <w:t>"기기고유정보"로 기재되어 있어 구체적으로 수정하였습니다. 해당 내용 의미하는 것이 맞는지 최종 확인 바랍니다.</w:t>
      </w:r>
    </w:p>
  </w:comment>
  <w:comment w:id="307" w:author="조 미현" w:date="2026-05-11T16:12:00Z" w:initials="미조">
    <w:p w14:paraId="7064DD5B" w14:textId="30443FCE" w:rsidR="009A69D7" w:rsidRDefault="009A69D7" w:rsidP="0082461B">
      <w:pPr>
        <w:pStyle w:val="a7"/>
      </w:pPr>
      <w:r>
        <w:rPr>
          <w:rStyle w:val="a6"/>
        </w:rPr>
        <w:annotationRef/>
      </w:r>
      <w:r>
        <w:rPr>
          <w:b/>
          <w:bCs/>
        </w:rPr>
        <w:t>[사업부]</w:t>
      </w:r>
    </w:p>
    <w:p w14:paraId="688CE0A5" w14:textId="77777777" w:rsidR="009A69D7" w:rsidRDefault="009A69D7" w:rsidP="0082461B">
      <w:pPr>
        <w:pStyle w:val="a7"/>
      </w:pPr>
      <w:r>
        <w:t>메신저 통해 말씀 드린 바와 같이,</w:t>
      </w:r>
    </w:p>
    <w:p w14:paraId="7F930C0E" w14:textId="77777777" w:rsidR="009A69D7" w:rsidRDefault="009A69D7" w:rsidP="0082461B">
      <w:pPr>
        <w:pStyle w:val="a7"/>
      </w:pPr>
      <w:r>
        <w:t>정보주체 동의 없이 처리하는 개인정보의 입증책임은 HI에게 있습니다 (개인정보보호법 제22조제3항)</w:t>
      </w:r>
    </w:p>
    <w:p w14:paraId="4742676D" w14:textId="77777777" w:rsidR="009A69D7" w:rsidRDefault="009A69D7" w:rsidP="0082461B">
      <w:pPr>
        <w:pStyle w:val="a7"/>
      </w:pPr>
    </w:p>
    <w:p w14:paraId="31FA31A4" w14:textId="6D208DD7" w:rsidR="009A69D7" w:rsidRDefault="009A69D7" w:rsidP="0082461B">
      <w:pPr>
        <w:pStyle w:val="a7"/>
      </w:pPr>
      <w:r>
        <w:t>따라서 해당 정보가 서비스 제공 또는 계약 이행에 필수적으로 필요한 항목인지, 목적 달성에 필요한 최소한의 개인정보가 맞는지, 다른 수단으로는 목적 달성이 어려운지 등을 구체적으로 설명할 수 있어야 하나</w:t>
      </w:r>
      <w:r>
        <w:br/>
      </w:r>
      <w:r>
        <w:br/>
        <w:t xml:space="preserve">실제 서비스 운영 과정에서 입증자료를 사전에 충분히 </w:t>
      </w:r>
      <w:r w:rsidR="00E405A3">
        <w:t>마</w:t>
      </w:r>
      <w:r w:rsidR="00E405A3">
        <w:rPr>
          <w:rFonts w:hint="eastAsia"/>
        </w:rPr>
        <w:t>련하</w:t>
      </w:r>
      <w:r>
        <w:t xml:space="preserve">기 어려운 측면이 있으므로, 향후 법적 리스크 및 입증 부담을 줄이기 위해 </w:t>
      </w:r>
      <w:r w:rsidRPr="00E405A3">
        <w:rPr>
          <w:b/>
        </w:rPr>
        <w:t>기존 동의 없이 처리하던 개인정보를 정보주체 동의를 받는 항목으로 전환하여 운영</w:t>
      </w:r>
      <w:r>
        <w:t>하시기 바랍니다.</w:t>
      </w:r>
    </w:p>
  </w:comment>
  <w:comment w:id="353" w:author="조 미현" w:date="2026-05-11T16:26:00Z" w:initials="미조">
    <w:p w14:paraId="328DD31D" w14:textId="1CF37FF2" w:rsidR="009A69D7" w:rsidRDefault="009A69D7" w:rsidP="003D0F09">
      <w:pPr>
        <w:pStyle w:val="a7"/>
      </w:pPr>
      <w:r>
        <w:rPr>
          <w:rStyle w:val="a6"/>
        </w:rPr>
        <w:annotationRef/>
      </w:r>
      <w:r>
        <w:rPr>
          <w:b/>
          <w:bCs/>
        </w:rPr>
        <w:t>[사업부]</w:t>
      </w:r>
    </w:p>
    <w:p w14:paraId="05E8D58F" w14:textId="77777777" w:rsidR="009A69D7" w:rsidRDefault="009A69D7" w:rsidP="003D0F09">
      <w:pPr>
        <w:pStyle w:val="a7"/>
      </w:pPr>
      <w:r>
        <w:t>향후 진행할지 모르는 폴리볼 내 이벤트 진행을 위해 추가하신 것으로 확인하였습니다.</w:t>
      </w:r>
    </w:p>
    <w:p w14:paraId="50557024" w14:textId="77777777" w:rsidR="009A69D7" w:rsidRDefault="009A69D7" w:rsidP="003D0F09">
      <w:pPr>
        <w:pStyle w:val="a7"/>
      </w:pPr>
    </w:p>
    <w:p w14:paraId="66B3632D" w14:textId="77777777" w:rsidR="009A69D7" w:rsidRDefault="009A69D7" w:rsidP="003D0F09">
      <w:pPr>
        <w:pStyle w:val="a7"/>
      </w:pPr>
      <w:r>
        <w:t>다만, 이벤트 별 수집이용 항목이 상이할 수 있고, 현재 기재된 항목은 매우 추상적인 바 수집이용항목이 구체적으로 확정되어 명시가 가능한게 아니라면 우선 삭제 의견 드립니다.</w:t>
      </w:r>
    </w:p>
  </w:comment>
  <w:comment w:id="385" w:author="CSH" w:date="2026-04-24T15:44:00Z" w:initials="C">
    <w:p w14:paraId="6368110B" w14:textId="77777777" w:rsidR="009A69D7" w:rsidRPr="003D3A2F" w:rsidRDefault="009A69D7">
      <w:pPr>
        <w:pStyle w:val="a7"/>
        <w:rPr>
          <w:b/>
          <w:bCs/>
        </w:rPr>
      </w:pPr>
      <w:r>
        <w:rPr>
          <w:rStyle w:val="a6"/>
        </w:rPr>
        <w:annotationRef/>
      </w:r>
      <w:r w:rsidRPr="003D3A2F">
        <w:rPr>
          <w:rFonts w:hint="eastAsia"/>
          <w:b/>
          <w:bCs/>
          <w:color w:val="70AD47" w:themeColor="accent6"/>
        </w:rPr>
        <w:t>[추가 항목]</w:t>
      </w:r>
    </w:p>
    <w:p w14:paraId="2A62CC4E" w14:textId="77777777" w:rsidR="009A69D7" w:rsidRDefault="009A69D7">
      <w:pPr>
        <w:pStyle w:val="a7"/>
      </w:pPr>
      <w:r>
        <w:rPr>
          <w:rFonts w:hint="eastAsia"/>
        </w:rPr>
        <w:t xml:space="preserve">폴리볼 서비스에 신설되는 </w:t>
      </w:r>
      <w:r>
        <w:t>‘</w:t>
      </w:r>
      <w:r>
        <w:rPr>
          <w:rFonts w:hint="eastAsia"/>
        </w:rPr>
        <w:t>친구초대</w:t>
      </w:r>
      <w:r>
        <w:t xml:space="preserve">’ </w:t>
      </w:r>
      <w:r>
        <w:rPr>
          <w:rFonts w:hint="eastAsia"/>
        </w:rPr>
        <w:t>관련 조항을 추가합니다.</w:t>
      </w:r>
    </w:p>
    <w:p w14:paraId="2B44A919" w14:textId="77777777" w:rsidR="009A69D7" w:rsidRDefault="009A69D7">
      <w:pPr>
        <w:pStyle w:val="a7"/>
      </w:pPr>
    </w:p>
    <w:p w14:paraId="0417F8FB" w14:textId="77777777" w:rsidR="009A69D7" w:rsidRDefault="009A69D7">
      <w:pPr>
        <w:pStyle w:val="a7"/>
      </w:pPr>
      <w:r>
        <w:rPr>
          <w:rFonts w:hint="eastAsia"/>
        </w:rPr>
        <w:t xml:space="preserve">친구초대 이벤트의 부정 이용 방지(보상 중복 수령)을 위하여 </w:t>
      </w:r>
      <w:r>
        <w:t>‘</w:t>
      </w:r>
      <w:r>
        <w:rPr>
          <w:rFonts w:hint="eastAsia"/>
        </w:rPr>
        <w:t>이메일</w:t>
      </w:r>
      <w:r>
        <w:t xml:space="preserve">’ </w:t>
      </w:r>
      <w:r>
        <w:rPr>
          <w:rFonts w:hint="eastAsia"/>
        </w:rPr>
        <w:t xml:space="preserve">항목은 별도 </w:t>
      </w:r>
      <w:r>
        <w:t>90</w:t>
      </w:r>
      <w:r>
        <w:rPr>
          <w:rFonts w:hint="eastAsia"/>
        </w:rPr>
        <w:t>일 간 분리 보관 후 파기할 예정입니다.</w:t>
      </w:r>
    </w:p>
  </w:comment>
  <w:comment w:id="405" w:author="조 미현" w:date="2026-05-12T09:36:00Z" w:initials="미조">
    <w:p w14:paraId="389F6705" w14:textId="77777777" w:rsidR="009A69D7" w:rsidRDefault="009A69D7" w:rsidP="00E50458">
      <w:pPr>
        <w:pStyle w:val="a7"/>
      </w:pPr>
      <w:r>
        <w:rPr>
          <w:rStyle w:val="a6"/>
        </w:rPr>
        <w:annotationRef/>
      </w:r>
      <w:r>
        <w:rPr>
          <w:b/>
          <w:bCs/>
        </w:rPr>
        <w:t>[사업부]</w:t>
      </w:r>
    </w:p>
    <w:p w14:paraId="7AADB0F1" w14:textId="77777777" w:rsidR="009A69D7" w:rsidRDefault="009A69D7" w:rsidP="00E50458">
      <w:pPr>
        <w:pStyle w:val="a7"/>
      </w:pPr>
      <w:r>
        <w:t>누구의 이메일인지 구체적으로 작성 바랍니다.</w:t>
      </w:r>
    </w:p>
  </w:comment>
  <w:comment w:id="467" w:author="CSH" w:date="2026-04-24T15:45:00Z" w:initials="C">
    <w:p w14:paraId="50BD0A19" w14:textId="77777777" w:rsidR="009A69D7" w:rsidRPr="003D3A2F" w:rsidRDefault="009A69D7" w:rsidP="009A69D7">
      <w:pPr>
        <w:pStyle w:val="a7"/>
        <w:rPr>
          <w:b/>
          <w:bCs/>
        </w:rPr>
      </w:pPr>
      <w:r>
        <w:rPr>
          <w:rStyle w:val="a6"/>
        </w:rPr>
        <w:annotationRef/>
      </w:r>
      <w:r w:rsidRPr="003D3A2F">
        <w:rPr>
          <w:rFonts w:hint="eastAsia"/>
          <w:b/>
          <w:bCs/>
          <w:color w:val="70AD47" w:themeColor="accent6"/>
        </w:rPr>
        <w:t>[추가 항목]</w:t>
      </w:r>
    </w:p>
    <w:p w14:paraId="7F3940D6" w14:textId="77777777" w:rsidR="009A69D7" w:rsidRDefault="009A69D7" w:rsidP="009A69D7">
      <w:pPr>
        <w:pStyle w:val="a7"/>
      </w:pPr>
      <w:r>
        <w:rPr>
          <w:rFonts w:hint="eastAsia"/>
        </w:rPr>
        <w:t xml:space="preserve">폴리볼 서비스에 신설되는 </w:t>
      </w:r>
      <w:r>
        <w:t>‘</w:t>
      </w:r>
      <w:r>
        <w:rPr>
          <w:rFonts w:hint="eastAsia"/>
        </w:rPr>
        <w:t>팀 응원전</w:t>
      </w:r>
      <w:r>
        <w:t xml:space="preserve">’ </w:t>
      </w:r>
      <w:r>
        <w:rPr>
          <w:rFonts w:hint="eastAsia"/>
        </w:rPr>
        <w:t>관련 조항을 추가합니다.</w:t>
      </w:r>
    </w:p>
    <w:p w14:paraId="52795730" w14:textId="77777777" w:rsidR="009A69D7" w:rsidRDefault="009A69D7" w:rsidP="009A69D7">
      <w:pPr>
        <w:pStyle w:val="a7"/>
      </w:pPr>
    </w:p>
    <w:p w14:paraId="1412B99C" w14:textId="77777777" w:rsidR="009A69D7" w:rsidRDefault="009A69D7" w:rsidP="009A69D7">
      <w:pPr>
        <w:pStyle w:val="a7"/>
      </w:pPr>
      <w:r>
        <w:rPr>
          <w:rFonts w:hint="eastAsia"/>
        </w:rPr>
        <w:t xml:space="preserve">팀 응원전 이벤트의 부정 이용 방지(보상 중복 수령)을 위하여 </w:t>
      </w:r>
      <w:r>
        <w:t>‘</w:t>
      </w:r>
      <w:r>
        <w:rPr>
          <w:rFonts w:hint="eastAsia"/>
        </w:rPr>
        <w:t>이메일</w:t>
      </w:r>
      <w:r>
        <w:t xml:space="preserve">’ </w:t>
      </w:r>
      <w:r>
        <w:rPr>
          <w:rFonts w:hint="eastAsia"/>
        </w:rPr>
        <w:t xml:space="preserve">항목은 별도 </w:t>
      </w:r>
      <w:r>
        <w:t>90</w:t>
      </w:r>
      <w:r>
        <w:rPr>
          <w:rFonts w:hint="eastAsia"/>
        </w:rPr>
        <w:t>일 간 분리 보관 후 파기할 예정입니다.</w:t>
      </w:r>
    </w:p>
  </w:comment>
  <w:comment w:id="555" w:author="조 미현" w:date="2026-05-12T09:46:00Z" w:initials="미조">
    <w:p w14:paraId="3B30FFA0" w14:textId="77777777" w:rsidR="009A69D7" w:rsidRDefault="009A69D7" w:rsidP="00C04E09">
      <w:pPr>
        <w:pStyle w:val="a7"/>
      </w:pPr>
      <w:r>
        <w:rPr>
          <w:rStyle w:val="a6"/>
        </w:rPr>
        <w:annotationRef/>
      </w:r>
      <w:r>
        <w:rPr>
          <w:b/>
          <w:bCs/>
        </w:rPr>
        <w:t>[사업부]</w:t>
      </w:r>
    </w:p>
    <w:p w14:paraId="7F40655C" w14:textId="77777777" w:rsidR="009A69D7" w:rsidRDefault="009A69D7" w:rsidP="00C04E09">
      <w:pPr>
        <w:pStyle w:val="a7"/>
      </w:pPr>
      <w:r>
        <w:t>이용기록이란 표현은 포괄적인 바 구체적으로 작성하였습니다. 그외 추가할 항목은 없는지 확인 바랍니다.</w:t>
      </w:r>
    </w:p>
  </w:comment>
  <w:comment w:id="790" w:author="조 미현" w:date="2026-05-12T16:12:00Z" w:initials="미조">
    <w:p w14:paraId="13316B22" w14:textId="77777777" w:rsidR="009A69D7" w:rsidRDefault="009A69D7" w:rsidP="001E127F">
      <w:pPr>
        <w:pStyle w:val="a7"/>
      </w:pPr>
      <w:r>
        <w:rPr>
          <w:rStyle w:val="a6"/>
        </w:rPr>
        <w:annotationRef/>
      </w:r>
      <w:r>
        <w:rPr>
          <w:b/>
          <w:bCs/>
        </w:rPr>
        <w:t>[사업부]</w:t>
      </w:r>
    </w:p>
    <w:p w14:paraId="0CF5A2B7" w14:textId="77777777" w:rsidR="009A69D7" w:rsidRDefault="009A69D7" w:rsidP="001E127F">
      <w:pPr>
        <w:pStyle w:val="a7"/>
      </w:pPr>
      <w:r>
        <w:t>프로모티브와 체결한 이벤트 대행 계약에 따른 개인정보 보유 이용 기간에 맞춰 수정하였습니다.</w:t>
      </w:r>
    </w:p>
  </w:comment>
  <w:comment w:id="844" w:author="CSH" w:date="2026-04-24T15:51:00Z" w:initials="C">
    <w:p w14:paraId="10FB5F0C" w14:textId="77777777" w:rsidR="009A69D7" w:rsidRDefault="009A69D7">
      <w:pPr>
        <w:pStyle w:val="a7"/>
        <w:rPr>
          <w:rStyle w:val="a6"/>
        </w:rPr>
      </w:pPr>
      <w:r>
        <w:rPr>
          <w:rStyle w:val="a6"/>
        </w:rPr>
        <w:annotationRef/>
      </w:r>
      <w:r>
        <w:rPr>
          <w:rStyle w:val="a6"/>
        </w:rPr>
        <w:t>[</w:t>
      </w:r>
      <w:r>
        <w:rPr>
          <w:rStyle w:val="a6"/>
          <w:rFonts w:hint="eastAsia"/>
        </w:rPr>
        <w:t>추가 항목]</w:t>
      </w:r>
    </w:p>
    <w:p w14:paraId="1679FC05" w14:textId="77777777" w:rsidR="009A69D7" w:rsidRDefault="009A69D7">
      <w:pPr>
        <w:pStyle w:val="a7"/>
      </w:pPr>
      <w:r>
        <w:rPr>
          <w:rStyle w:val="a6"/>
          <w:rFonts w:hint="eastAsia"/>
        </w:rPr>
        <w:t xml:space="preserve">서비스 분석 및 개선을 위하여 </w:t>
      </w:r>
      <w:r>
        <w:rPr>
          <w:rStyle w:val="a6"/>
        </w:rPr>
        <w:t>SDK</w:t>
      </w:r>
      <w:r>
        <w:rPr>
          <w:rStyle w:val="a6"/>
          <w:rFonts w:hint="eastAsia"/>
        </w:rPr>
        <w:t>가 자동으로 수집해가는 항목 및 조항을 추가로 기재하였습니다.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18DDFC" w15:done="0"/>
  <w15:commentEx w15:paraId="4192470F" w15:done="0"/>
  <w15:commentEx w15:paraId="7B5B5363" w15:done="0"/>
  <w15:commentEx w15:paraId="02A7D9A9" w15:done="0"/>
  <w15:commentEx w15:paraId="26CBA478" w15:done="0"/>
  <w15:commentEx w15:paraId="222EC437" w15:done="0"/>
  <w15:commentEx w15:paraId="382F6A6B" w15:done="0"/>
  <w15:commentEx w15:paraId="31FA31A4" w15:done="0"/>
  <w15:commentEx w15:paraId="66B3632D" w15:done="0"/>
  <w15:commentEx w15:paraId="0417F8FB" w15:done="0"/>
  <w15:commentEx w15:paraId="7AADB0F1" w15:done="0"/>
  <w15:commentEx w15:paraId="1412B99C" w15:done="0"/>
  <w15:commentEx w15:paraId="7F40655C" w15:done="0"/>
  <w15:commentEx w15:paraId="0CF5A2B7" w15:done="0"/>
  <w15:commentEx w15:paraId="1679FC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A5E8BE" w16cex:dateUtc="2026-05-06T07:20:00Z"/>
  <w16cex:commentExtensible w16cex:durableId="2DA5F315" w16cex:dateUtc="2026-04-24T06:25:00Z"/>
  <w16cex:commentExtensible w16cex:durableId="720DC650" w16cex:dateUtc="2026-05-12T00:23:00Z"/>
  <w16cex:commentExtensible w16cex:durableId="22D3965B" w16cex:dateUtc="2026-04-24T06:25:00Z"/>
  <w16cex:commentExtensible w16cex:durableId="5AB16472" w16cex:dateUtc="2026-05-11T23:15:00Z"/>
  <w16cex:commentExtensible w16cex:durableId="48CB6636" w16cex:dateUtc="2026-05-11T23:23:00Z"/>
  <w16cex:commentExtensible w16cex:durableId="0B0307B6" w16cex:dateUtc="2026-05-11T23:13:00Z"/>
  <w16cex:commentExtensible w16cex:durableId="25423A60" w16cex:dateUtc="2026-05-11T07:12:00Z"/>
  <w16cex:commentExtensible w16cex:durableId="3EF7E9DA" w16cex:dateUtc="2026-05-11T07:26:00Z"/>
  <w16cex:commentExtensible w16cex:durableId="2DA5F34F" w16cex:dateUtc="2026-04-24T06:44:00Z"/>
  <w16cex:commentExtensible w16cex:durableId="786321D2" w16cex:dateUtc="2026-05-12T00:36:00Z"/>
  <w16cex:commentExtensible w16cex:durableId="2DA5F34E" w16cex:dateUtc="2026-04-24T06:45:00Z"/>
  <w16cex:commentExtensible w16cex:durableId="453F82BA" w16cex:dateUtc="2026-05-12T00:46:00Z"/>
  <w16cex:commentExtensible w16cex:durableId="303162FC" w16cex:dateUtc="2026-05-12T07:12:00Z"/>
  <w16cex:commentExtensible w16cex:durableId="2D961016" w16cex:dateUtc="2026-04-24T06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18DDFC" w16cid:durableId="2DA5E8BE"/>
  <w16cid:commentId w16cid:paraId="4192470F" w16cid:durableId="2DA5F315"/>
  <w16cid:commentId w16cid:paraId="7B5B5363" w16cid:durableId="720DC650"/>
  <w16cid:commentId w16cid:paraId="02A7D9A9" w16cid:durableId="22D3965B"/>
  <w16cid:commentId w16cid:paraId="26CBA478" w16cid:durableId="5AB16472"/>
  <w16cid:commentId w16cid:paraId="222EC437" w16cid:durableId="48CB6636"/>
  <w16cid:commentId w16cid:paraId="382F6A6B" w16cid:durableId="0B0307B6"/>
  <w16cid:commentId w16cid:paraId="31FA31A4" w16cid:durableId="25423A60"/>
  <w16cid:commentId w16cid:paraId="66B3632D" w16cid:durableId="3EF7E9DA"/>
  <w16cid:commentId w16cid:paraId="0417F8FB" w16cid:durableId="2DA5F34F"/>
  <w16cid:commentId w16cid:paraId="7AADB0F1" w16cid:durableId="786321D2"/>
  <w16cid:commentId w16cid:paraId="1412B99C" w16cid:durableId="2DA5F34E"/>
  <w16cid:commentId w16cid:paraId="7F40655C" w16cid:durableId="453F82BA"/>
  <w16cid:commentId w16cid:paraId="0CF5A2B7" w16cid:durableId="303162FC"/>
  <w16cid:commentId w16cid:paraId="1679FC05" w16cid:durableId="2D96101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D067D" w14:textId="77777777" w:rsidR="0045775A" w:rsidRDefault="0045775A" w:rsidP="003159CF">
      <w:pPr>
        <w:spacing w:after="0" w:line="240" w:lineRule="auto"/>
      </w:pPr>
      <w:r>
        <w:separator/>
      </w:r>
    </w:p>
  </w:endnote>
  <w:endnote w:type="continuationSeparator" w:id="0">
    <w:p w14:paraId="680EACDB" w14:textId="77777777" w:rsidR="0045775A" w:rsidRDefault="0045775A" w:rsidP="00315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BFF9" w14:textId="77777777" w:rsidR="0045775A" w:rsidRDefault="0045775A" w:rsidP="003159CF">
      <w:pPr>
        <w:spacing w:after="0" w:line="240" w:lineRule="auto"/>
      </w:pPr>
      <w:r>
        <w:separator/>
      </w:r>
    </w:p>
  </w:footnote>
  <w:footnote w:type="continuationSeparator" w:id="0">
    <w:p w14:paraId="49A4A626" w14:textId="77777777" w:rsidR="0045775A" w:rsidRDefault="0045775A" w:rsidP="00315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19C"/>
    <w:multiLevelType w:val="hybridMultilevel"/>
    <w:tmpl w:val="D4B22F50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2D7768"/>
    <w:multiLevelType w:val="multilevel"/>
    <w:tmpl w:val="27CC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54509"/>
    <w:multiLevelType w:val="hybridMultilevel"/>
    <w:tmpl w:val="517213CA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A43893"/>
    <w:multiLevelType w:val="hybridMultilevel"/>
    <w:tmpl w:val="5E94B98C"/>
    <w:lvl w:ilvl="0" w:tplc="0ADA9660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5286072"/>
    <w:multiLevelType w:val="hybridMultilevel"/>
    <w:tmpl w:val="880E0B38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EC9365F"/>
    <w:multiLevelType w:val="hybridMultilevel"/>
    <w:tmpl w:val="DE54DB72"/>
    <w:lvl w:ilvl="0" w:tplc="0C16F4F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D501D55"/>
    <w:multiLevelType w:val="hybridMultilevel"/>
    <w:tmpl w:val="3ACC1830"/>
    <w:lvl w:ilvl="0" w:tplc="2F46FB4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1955916"/>
    <w:multiLevelType w:val="hybridMultilevel"/>
    <w:tmpl w:val="16DA32B8"/>
    <w:lvl w:ilvl="0" w:tplc="499086A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8A72E50"/>
    <w:multiLevelType w:val="hybridMultilevel"/>
    <w:tmpl w:val="F578C6B2"/>
    <w:lvl w:ilvl="0" w:tplc="1E3065C2">
      <w:start w:val="1"/>
      <w:numFmt w:val="bullet"/>
      <w:lvlText w:val="-"/>
      <w:lvlJc w:val="left"/>
      <w:pPr>
        <w:ind w:left="582" w:hanging="440"/>
      </w:pPr>
    </w:lvl>
    <w:lvl w:ilvl="1" w:tplc="04090003" w:tentative="1">
      <w:start w:val="1"/>
      <w:numFmt w:val="bullet"/>
      <w:lvlText w:val=""/>
      <w:lvlJc w:val="left"/>
      <w:pPr>
        <w:ind w:left="11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9" w:hanging="440"/>
      </w:pPr>
      <w:rPr>
        <w:rFonts w:ascii="Wingdings" w:hAnsi="Wingdings" w:hint="default"/>
      </w:rPr>
    </w:lvl>
  </w:abstractNum>
  <w:abstractNum w:abstractNumId="9" w15:restartNumberingAfterBreak="0">
    <w:nsid w:val="3A2A20DF"/>
    <w:multiLevelType w:val="hybridMultilevel"/>
    <w:tmpl w:val="0B78529A"/>
    <w:lvl w:ilvl="0" w:tplc="9198F1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4250157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C407C03"/>
    <w:multiLevelType w:val="hybridMultilevel"/>
    <w:tmpl w:val="517213CA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DFE4E4B"/>
    <w:multiLevelType w:val="hybridMultilevel"/>
    <w:tmpl w:val="4992CB66"/>
    <w:lvl w:ilvl="0" w:tplc="555C154A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06D2D73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A081B4B"/>
    <w:multiLevelType w:val="hybridMultilevel"/>
    <w:tmpl w:val="7CC4FC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AB815CC"/>
    <w:multiLevelType w:val="hybridMultilevel"/>
    <w:tmpl w:val="B6EA9F0A"/>
    <w:lvl w:ilvl="0" w:tplc="E3DE60CC">
      <w:start w:val="1"/>
      <w:numFmt w:val="decimal"/>
      <w:lvlText w:val="%1."/>
      <w:lvlJc w:val="left"/>
      <w:pPr>
        <w:ind w:left="1020" w:hanging="360"/>
      </w:pPr>
    </w:lvl>
    <w:lvl w:ilvl="1" w:tplc="DB4C9560">
      <w:start w:val="1"/>
      <w:numFmt w:val="decimal"/>
      <w:lvlText w:val="%2."/>
      <w:lvlJc w:val="left"/>
      <w:pPr>
        <w:ind w:left="1020" w:hanging="360"/>
      </w:pPr>
    </w:lvl>
    <w:lvl w:ilvl="2" w:tplc="EAB0E686">
      <w:start w:val="1"/>
      <w:numFmt w:val="decimal"/>
      <w:lvlText w:val="%3."/>
      <w:lvlJc w:val="left"/>
      <w:pPr>
        <w:ind w:left="1020" w:hanging="360"/>
      </w:pPr>
    </w:lvl>
    <w:lvl w:ilvl="3" w:tplc="604A93DE">
      <w:start w:val="1"/>
      <w:numFmt w:val="decimal"/>
      <w:lvlText w:val="%4."/>
      <w:lvlJc w:val="left"/>
      <w:pPr>
        <w:ind w:left="1020" w:hanging="360"/>
      </w:pPr>
    </w:lvl>
    <w:lvl w:ilvl="4" w:tplc="278EEE82">
      <w:start w:val="1"/>
      <w:numFmt w:val="decimal"/>
      <w:lvlText w:val="%5."/>
      <w:lvlJc w:val="left"/>
      <w:pPr>
        <w:ind w:left="1020" w:hanging="360"/>
      </w:pPr>
    </w:lvl>
    <w:lvl w:ilvl="5" w:tplc="92A67EA4">
      <w:start w:val="1"/>
      <w:numFmt w:val="decimal"/>
      <w:lvlText w:val="%6."/>
      <w:lvlJc w:val="left"/>
      <w:pPr>
        <w:ind w:left="1020" w:hanging="360"/>
      </w:pPr>
    </w:lvl>
    <w:lvl w:ilvl="6" w:tplc="F8CC4360">
      <w:start w:val="1"/>
      <w:numFmt w:val="decimal"/>
      <w:lvlText w:val="%7."/>
      <w:lvlJc w:val="left"/>
      <w:pPr>
        <w:ind w:left="1020" w:hanging="360"/>
      </w:pPr>
    </w:lvl>
    <w:lvl w:ilvl="7" w:tplc="28C0D2AA">
      <w:start w:val="1"/>
      <w:numFmt w:val="decimal"/>
      <w:lvlText w:val="%8."/>
      <w:lvlJc w:val="left"/>
      <w:pPr>
        <w:ind w:left="1020" w:hanging="360"/>
      </w:pPr>
    </w:lvl>
    <w:lvl w:ilvl="8" w:tplc="5C348E58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5B4C3DD8"/>
    <w:multiLevelType w:val="hybridMultilevel"/>
    <w:tmpl w:val="14DC96DC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CDC29E1"/>
    <w:multiLevelType w:val="hybridMultilevel"/>
    <w:tmpl w:val="E27E8A5C"/>
    <w:lvl w:ilvl="0" w:tplc="1352AB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0795DFC"/>
    <w:multiLevelType w:val="hybridMultilevel"/>
    <w:tmpl w:val="2B4C7504"/>
    <w:lvl w:ilvl="0" w:tplc="B290BD4E">
      <w:start w:val="1"/>
      <w:numFmt w:val="decimal"/>
      <w:lvlText w:val="%1."/>
      <w:lvlJc w:val="left"/>
      <w:pPr>
        <w:ind w:left="440" w:hanging="440"/>
      </w:pPr>
      <w:rPr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4E0269D"/>
    <w:multiLevelType w:val="hybridMultilevel"/>
    <w:tmpl w:val="A8F66386"/>
    <w:lvl w:ilvl="0" w:tplc="2D4040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C35798D"/>
    <w:multiLevelType w:val="hybridMultilevel"/>
    <w:tmpl w:val="CA1659E6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C792F85"/>
    <w:multiLevelType w:val="hybridMultilevel"/>
    <w:tmpl w:val="FB48814A"/>
    <w:lvl w:ilvl="0" w:tplc="C81A3170">
      <w:start w:val="5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E7D12F5"/>
    <w:multiLevelType w:val="hybridMultilevel"/>
    <w:tmpl w:val="EC3428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30011B9"/>
    <w:multiLevelType w:val="hybridMultilevel"/>
    <w:tmpl w:val="8A568E76"/>
    <w:lvl w:ilvl="0" w:tplc="9D26231E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4" w15:restartNumberingAfterBreak="0">
    <w:nsid w:val="76FD27B4"/>
    <w:multiLevelType w:val="hybridMultilevel"/>
    <w:tmpl w:val="9822B93C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F34502C"/>
    <w:multiLevelType w:val="hybridMultilevel"/>
    <w:tmpl w:val="C6BCB3F0"/>
    <w:lvl w:ilvl="0" w:tplc="555C154A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48470242">
    <w:abstractNumId w:val="1"/>
  </w:num>
  <w:num w:numId="2" w16cid:durableId="1425032033">
    <w:abstractNumId w:val="3"/>
  </w:num>
  <w:num w:numId="3" w16cid:durableId="1075399516">
    <w:abstractNumId w:val="18"/>
  </w:num>
  <w:num w:numId="4" w16cid:durableId="596131763">
    <w:abstractNumId w:val="12"/>
  </w:num>
  <w:num w:numId="5" w16cid:durableId="2040274981">
    <w:abstractNumId w:val="14"/>
  </w:num>
  <w:num w:numId="6" w16cid:durableId="1505196931">
    <w:abstractNumId w:val="2"/>
  </w:num>
  <w:num w:numId="7" w16cid:durableId="739836319">
    <w:abstractNumId w:val="4"/>
  </w:num>
  <w:num w:numId="8" w16cid:durableId="1948653361">
    <w:abstractNumId w:val="5"/>
  </w:num>
  <w:num w:numId="9" w16cid:durableId="501550601">
    <w:abstractNumId w:val="19"/>
  </w:num>
  <w:num w:numId="10" w16cid:durableId="2069721128">
    <w:abstractNumId w:val="17"/>
  </w:num>
  <w:num w:numId="11" w16cid:durableId="474682053">
    <w:abstractNumId w:val="16"/>
  </w:num>
  <w:num w:numId="12" w16cid:durableId="321935084">
    <w:abstractNumId w:val="9"/>
  </w:num>
  <w:num w:numId="13" w16cid:durableId="233315816">
    <w:abstractNumId w:val="23"/>
  </w:num>
  <w:num w:numId="14" w16cid:durableId="1814716567">
    <w:abstractNumId w:val="8"/>
  </w:num>
  <w:num w:numId="15" w16cid:durableId="1359238176">
    <w:abstractNumId w:val="7"/>
  </w:num>
  <w:num w:numId="16" w16cid:durableId="2028363298">
    <w:abstractNumId w:val="22"/>
  </w:num>
  <w:num w:numId="17" w16cid:durableId="1881088747">
    <w:abstractNumId w:val="20"/>
  </w:num>
  <w:num w:numId="18" w16cid:durableId="489175625">
    <w:abstractNumId w:val="0"/>
  </w:num>
  <w:num w:numId="19" w16cid:durableId="1987008670">
    <w:abstractNumId w:val="25"/>
  </w:num>
  <w:num w:numId="20" w16cid:durableId="301807942">
    <w:abstractNumId w:val="21"/>
  </w:num>
  <w:num w:numId="21" w16cid:durableId="1518077318">
    <w:abstractNumId w:val="15"/>
  </w:num>
  <w:num w:numId="22" w16cid:durableId="431973254">
    <w:abstractNumId w:val="11"/>
  </w:num>
  <w:num w:numId="23" w16cid:durableId="1466117549">
    <w:abstractNumId w:val="10"/>
  </w:num>
  <w:num w:numId="24" w16cid:durableId="2074887620">
    <w:abstractNumId w:val="24"/>
  </w:num>
  <w:num w:numId="25" w16cid:durableId="1994672961">
    <w:abstractNumId w:val="13"/>
  </w:num>
  <w:num w:numId="26" w16cid:durableId="59317388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SH">
    <w15:presenceInfo w15:providerId="None" w15:userId="CSH"/>
  </w15:person>
  <w15:person w15:author="조 미현">
    <w15:presenceInfo w15:providerId="AD" w15:userId="S::abjmh@hectoinno.co.kr::c25403ce-a68b-4fdb-bfbb-19d3c7ec7d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2A4"/>
    <w:rsid w:val="00005B01"/>
    <w:rsid w:val="0002151A"/>
    <w:rsid w:val="0002603B"/>
    <w:rsid w:val="00027415"/>
    <w:rsid w:val="00031F1F"/>
    <w:rsid w:val="000420BA"/>
    <w:rsid w:val="00052C0F"/>
    <w:rsid w:val="000547A4"/>
    <w:rsid w:val="00057BE6"/>
    <w:rsid w:val="000636DE"/>
    <w:rsid w:val="000653ED"/>
    <w:rsid w:val="00067497"/>
    <w:rsid w:val="00075A69"/>
    <w:rsid w:val="00087944"/>
    <w:rsid w:val="00090450"/>
    <w:rsid w:val="000905BD"/>
    <w:rsid w:val="0009165F"/>
    <w:rsid w:val="0009284B"/>
    <w:rsid w:val="00096493"/>
    <w:rsid w:val="00097FED"/>
    <w:rsid w:val="000A145E"/>
    <w:rsid w:val="000A4113"/>
    <w:rsid w:val="000A469E"/>
    <w:rsid w:val="000B5CE1"/>
    <w:rsid w:val="000B6CF8"/>
    <w:rsid w:val="000B6D58"/>
    <w:rsid w:val="000C12C3"/>
    <w:rsid w:val="000C79FE"/>
    <w:rsid w:val="000D6B84"/>
    <w:rsid w:val="000D73CF"/>
    <w:rsid w:val="000E2014"/>
    <w:rsid w:val="000F02A4"/>
    <w:rsid w:val="0010364D"/>
    <w:rsid w:val="00106CEF"/>
    <w:rsid w:val="0011009D"/>
    <w:rsid w:val="00120BDF"/>
    <w:rsid w:val="001243FF"/>
    <w:rsid w:val="00141072"/>
    <w:rsid w:val="001461C8"/>
    <w:rsid w:val="00151D7B"/>
    <w:rsid w:val="001522EF"/>
    <w:rsid w:val="001526D4"/>
    <w:rsid w:val="00160FE1"/>
    <w:rsid w:val="00161C13"/>
    <w:rsid w:val="0016347A"/>
    <w:rsid w:val="0016402C"/>
    <w:rsid w:val="001657FE"/>
    <w:rsid w:val="00166E11"/>
    <w:rsid w:val="00166FF3"/>
    <w:rsid w:val="001752CC"/>
    <w:rsid w:val="00176954"/>
    <w:rsid w:val="00176F35"/>
    <w:rsid w:val="0018327A"/>
    <w:rsid w:val="0018381E"/>
    <w:rsid w:val="00187491"/>
    <w:rsid w:val="00191A0A"/>
    <w:rsid w:val="001A7EB5"/>
    <w:rsid w:val="001C0D38"/>
    <w:rsid w:val="001C264A"/>
    <w:rsid w:val="001C72EE"/>
    <w:rsid w:val="001D24EE"/>
    <w:rsid w:val="001D5873"/>
    <w:rsid w:val="001D7CE1"/>
    <w:rsid w:val="001E127F"/>
    <w:rsid w:val="001E4C1A"/>
    <w:rsid w:val="001F0C06"/>
    <w:rsid w:val="00204D36"/>
    <w:rsid w:val="00210E31"/>
    <w:rsid w:val="0021678F"/>
    <w:rsid w:val="00221A98"/>
    <w:rsid w:val="002236C7"/>
    <w:rsid w:val="00253FA6"/>
    <w:rsid w:val="002624A7"/>
    <w:rsid w:val="00271F8B"/>
    <w:rsid w:val="0027395C"/>
    <w:rsid w:val="00280609"/>
    <w:rsid w:val="002807D5"/>
    <w:rsid w:val="00294D77"/>
    <w:rsid w:val="00294E66"/>
    <w:rsid w:val="002977D3"/>
    <w:rsid w:val="002B2142"/>
    <w:rsid w:val="002B3479"/>
    <w:rsid w:val="002D1BC1"/>
    <w:rsid w:val="002F2B8F"/>
    <w:rsid w:val="002F4CDB"/>
    <w:rsid w:val="002F76F3"/>
    <w:rsid w:val="00300D6D"/>
    <w:rsid w:val="0030103E"/>
    <w:rsid w:val="003017BC"/>
    <w:rsid w:val="003059B8"/>
    <w:rsid w:val="003159CF"/>
    <w:rsid w:val="00320863"/>
    <w:rsid w:val="003257F3"/>
    <w:rsid w:val="0032773A"/>
    <w:rsid w:val="00330494"/>
    <w:rsid w:val="00332494"/>
    <w:rsid w:val="0033374B"/>
    <w:rsid w:val="00335223"/>
    <w:rsid w:val="00342255"/>
    <w:rsid w:val="00343304"/>
    <w:rsid w:val="003455D5"/>
    <w:rsid w:val="003463F3"/>
    <w:rsid w:val="00350879"/>
    <w:rsid w:val="003536D9"/>
    <w:rsid w:val="00354F40"/>
    <w:rsid w:val="00355C3E"/>
    <w:rsid w:val="003614E6"/>
    <w:rsid w:val="003663F6"/>
    <w:rsid w:val="003748AA"/>
    <w:rsid w:val="00384880"/>
    <w:rsid w:val="00384A89"/>
    <w:rsid w:val="00384AC2"/>
    <w:rsid w:val="003873C2"/>
    <w:rsid w:val="003911EF"/>
    <w:rsid w:val="0039325F"/>
    <w:rsid w:val="0039612C"/>
    <w:rsid w:val="003A1850"/>
    <w:rsid w:val="003B4440"/>
    <w:rsid w:val="003B497D"/>
    <w:rsid w:val="003B522A"/>
    <w:rsid w:val="003B69F6"/>
    <w:rsid w:val="003C5B27"/>
    <w:rsid w:val="003C5CE8"/>
    <w:rsid w:val="003D0F09"/>
    <w:rsid w:val="003D64A8"/>
    <w:rsid w:val="003E1E38"/>
    <w:rsid w:val="003E2AB9"/>
    <w:rsid w:val="003E330A"/>
    <w:rsid w:val="003E35C0"/>
    <w:rsid w:val="003E756E"/>
    <w:rsid w:val="00402C71"/>
    <w:rsid w:val="004106EB"/>
    <w:rsid w:val="004139D7"/>
    <w:rsid w:val="00416753"/>
    <w:rsid w:val="00424CA9"/>
    <w:rsid w:val="00425A8B"/>
    <w:rsid w:val="00431570"/>
    <w:rsid w:val="00433701"/>
    <w:rsid w:val="00434371"/>
    <w:rsid w:val="0044031D"/>
    <w:rsid w:val="0045775A"/>
    <w:rsid w:val="00461F8F"/>
    <w:rsid w:val="00465752"/>
    <w:rsid w:val="00466BB2"/>
    <w:rsid w:val="00467A43"/>
    <w:rsid w:val="004754E1"/>
    <w:rsid w:val="00481437"/>
    <w:rsid w:val="004818DA"/>
    <w:rsid w:val="004853F7"/>
    <w:rsid w:val="00486513"/>
    <w:rsid w:val="00486F04"/>
    <w:rsid w:val="004A7A39"/>
    <w:rsid w:val="004B65DB"/>
    <w:rsid w:val="004D288A"/>
    <w:rsid w:val="004E48A6"/>
    <w:rsid w:val="004E7B47"/>
    <w:rsid w:val="00523EAC"/>
    <w:rsid w:val="00546B9F"/>
    <w:rsid w:val="0056353C"/>
    <w:rsid w:val="0056371D"/>
    <w:rsid w:val="00570505"/>
    <w:rsid w:val="00571040"/>
    <w:rsid w:val="005753D1"/>
    <w:rsid w:val="00583123"/>
    <w:rsid w:val="00587C26"/>
    <w:rsid w:val="0059000D"/>
    <w:rsid w:val="005919C4"/>
    <w:rsid w:val="005938F7"/>
    <w:rsid w:val="00593977"/>
    <w:rsid w:val="005A6837"/>
    <w:rsid w:val="005C2773"/>
    <w:rsid w:val="005D62DE"/>
    <w:rsid w:val="005E493E"/>
    <w:rsid w:val="005F0265"/>
    <w:rsid w:val="005F3234"/>
    <w:rsid w:val="005F3D8F"/>
    <w:rsid w:val="005F456E"/>
    <w:rsid w:val="005F6710"/>
    <w:rsid w:val="006107F6"/>
    <w:rsid w:val="00611D00"/>
    <w:rsid w:val="0061224F"/>
    <w:rsid w:val="00614747"/>
    <w:rsid w:val="00624421"/>
    <w:rsid w:val="00632D24"/>
    <w:rsid w:val="00633E20"/>
    <w:rsid w:val="006347E6"/>
    <w:rsid w:val="00635487"/>
    <w:rsid w:val="0067221F"/>
    <w:rsid w:val="0067381A"/>
    <w:rsid w:val="00682838"/>
    <w:rsid w:val="00686349"/>
    <w:rsid w:val="00690B78"/>
    <w:rsid w:val="006A1721"/>
    <w:rsid w:val="006A553C"/>
    <w:rsid w:val="006A70EF"/>
    <w:rsid w:val="006B017F"/>
    <w:rsid w:val="006E408F"/>
    <w:rsid w:val="006E5297"/>
    <w:rsid w:val="006E74FB"/>
    <w:rsid w:val="006F02E3"/>
    <w:rsid w:val="006F0567"/>
    <w:rsid w:val="006F14BD"/>
    <w:rsid w:val="006F46C6"/>
    <w:rsid w:val="00703FC5"/>
    <w:rsid w:val="00706530"/>
    <w:rsid w:val="00713828"/>
    <w:rsid w:val="007210F6"/>
    <w:rsid w:val="0072658E"/>
    <w:rsid w:val="007268EC"/>
    <w:rsid w:val="007307E2"/>
    <w:rsid w:val="00732296"/>
    <w:rsid w:val="00743EAC"/>
    <w:rsid w:val="00750313"/>
    <w:rsid w:val="00752AEC"/>
    <w:rsid w:val="00761FDE"/>
    <w:rsid w:val="00767A31"/>
    <w:rsid w:val="007737A5"/>
    <w:rsid w:val="00775792"/>
    <w:rsid w:val="00775C09"/>
    <w:rsid w:val="0078358B"/>
    <w:rsid w:val="00783FFF"/>
    <w:rsid w:val="00790E54"/>
    <w:rsid w:val="00792CAE"/>
    <w:rsid w:val="007A2369"/>
    <w:rsid w:val="007A29F5"/>
    <w:rsid w:val="007A3AF5"/>
    <w:rsid w:val="007A516E"/>
    <w:rsid w:val="007C2521"/>
    <w:rsid w:val="007D494A"/>
    <w:rsid w:val="007D5C99"/>
    <w:rsid w:val="007D6794"/>
    <w:rsid w:val="00803AD3"/>
    <w:rsid w:val="0080600B"/>
    <w:rsid w:val="0080710F"/>
    <w:rsid w:val="00810279"/>
    <w:rsid w:val="00814087"/>
    <w:rsid w:val="00814632"/>
    <w:rsid w:val="00816299"/>
    <w:rsid w:val="0082461B"/>
    <w:rsid w:val="008324AD"/>
    <w:rsid w:val="00833F9D"/>
    <w:rsid w:val="0084023B"/>
    <w:rsid w:val="00850C7D"/>
    <w:rsid w:val="00851589"/>
    <w:rsid w:val="008542C1"/>
    <w:rsid w:val="00865733"/>
    <w:rsid w:val="0086628B"/>
    <w:rsid w:val="008701C9"/>
    <w:rsid w:val="00873C15"/>
    <w:rsid w:val="00881511"/>
    <w:rsid w:val="00886E6E"/>
    <w:rsid w:val="0089674B"/>
    <w:rsid w:val="008A1844"/>
    <w:rsid w:val="008B22BC"/>
    <w:rsid w:val="008B3A7B"/>
    <w:rsid w:val="008B3D59"/>
    <w:rsid w:val="008B41F2"/>
    <w:rsid w:val="008B6516"/>
    <w:rsid w:val="008E57F8"/>
    <w:rsid w:val="008E6A31"/>
    <w:rsid w:val="008F5BF5"/>
    <w:rsid w:val="008F669B"/>
    <w:rsid w:val="00901754"/>
    <w:rsid w:val="00905B4C"/>
    <w:rsid w:val="00914D38"/>
    <w:rsid w:val="00923E3B"/>
    <w:rsid w:val="009311C8"/>
    <w:rsid w:val="0094149E"/>
    <w:rsid w:val="00943C58"/>
    <w:rsid w:val="009440DA"/>
    <w:rsid w:val="009536A7"/>
    <w:rsid w:val="009543FD"/>
    <w:rsid w:val="00960BCD"/>
    <w:rsid w:val="00961B22"/>
    <w:rsid w:val="00964ACC"/>
    <w:rsid w:val="00982FB0"/>
    <w:rsid w:val="00983217"/>
    <w:rsid w:val="009864D8"/>
    <w:rsid w:val="00990B07"/>
    <w:rsid w:val="00991FB7"/>
    <w:rsid w:val="00996206"/>
    <w:rsid w:val="009A1C3C"/>
    <w:rsid w:val="009A220E"/>
    <w:rsid w:val="009A69D7"/>
    <w:rsid w:val="009A7EAB"/>
    <w:rsid w:val="009B27C4"/>
    <w:rsid w:val="009B34F8"/>
    <w:rsid w:val="009B4A9B"/>
    <w:rsid w:val="009B75D4"/>
    <w:rsid w:val="009C135B"/>
    <w:rsid w:val="009C3B73"/>
    <w:rsid w:val="009C48B9"/>
    <w:rsid w:val="009C7858"/>
    <w:rsid w:val="009D119B"/>
    <w:rsid w:val="009D5B00"/>
    <w:rsid w:val="009E2E37"/>
    <w:rsid w:val="00A02D56"/>
    <w:rsid w:val="00A07A6B"/>
    <w:rsid w:val="00A17E19"/>
    <w:rsid w:val="00A22E92"/>
    <w:rsid w:val="00A23C46"/>
    <w:rsid w:val="00A2481A"/>
    <w:rsid w:val="00A3391E"/>
    <w:rsid w:val="00A33BAC"/>
    <w:rsid w:val="00A47FA9"/>
    <w:rsid w:val="00A50D40"/>
    <w:rsid w:val="00A531EC"/>
    <w:rsid w:val="00A55D8B"/>
    <w:rsid w:val="00A62733"/>
    <w:rsid w:val="00A67A57"/>
    <w:rsid w:val="00A70892"/>
    <w:rsid w:val="00A71940"/>
    <w:rsid w:val="00A7297E"/>
    <w:rsid w:val="00A80B3A"/>
    <w:rsid w:val="00A903A6"/>
    <w:rsid w:val="00A9043E"/>
    <w:rsid w:val="00A9087E"/>
    <w:rsid w:val="00A94464"/>
    <w:rsid w:val="00A94595"/>
    <w:rsid w:val="00AA0BEB"/>
    <w:rsid w:val="00AA3838"/>
    <w:rsid w:val="00AA4AA9"/>
    <w:rsid w:val="00AB1123"/>
    <w:rsid w:val="00AB558A"/>
    <w:rsid w:val="00AB5FEA"/>
    <w:rsid w:val="00AB6974"/>
    <w:rsid w:val="00AC7332"/>
    <w:rsid w:val="00AD5EFC"/>
    <w:rsid w:val="00AE3321"/>
    <w:rsid w:val="00AF1382"/>
    <w:rsid w:val="00B0036C"/>
    <w:rsid w:val="00B02836"/>
    <w:rsid w:val="00B0657F"/>
    <w:rsid w:val="00B07BF1"/>
    <w:rsid w:val="00B12109"/>
    <w:rsid w:val="00B168F1"/>
    <w:rsid w:val="00B31456"/>
    <w:rsid w:val="00B346A8"/>
    <w:rsid w:val="00B35D00"/>
    <w:rsid w:val="00B47D77"/>
    <w:rsid w:val="00B53415"/>
    <w:rsid w:val="00B55271"/>
    <w:rsid w:val="00B611F2"/>
    <w:rsid w:val="00B7057E"/>
    <w:rsid w:val="00B75586"/>
    <w:rsid w:val="00B8156C"/>
    <w:rsid w:val="00B82372"/>
    <w:rsid w:val="00B84E68"/>
    <w:rsid w:val="00B97B9F"/>
    <w:rsid w:val="00BB0E8C"/>
    <w:rsid w:val="00BB3AF7"/>
    <w:rsid w:val="00BC027A"/>
    <w:rsid w:val="00BC3EA1"/>
    <w:rsid w:val="00BD095C"/>
    <w:rsid w:val="00BD2670"/>
    <w:rsid w:val="00BD566A"/>
    <w:rsid w:val="00BE172F"/>
    <w:rsid w:val="00BE5146"/>
    <w:rsid w:val="00BF03F1"/>
    <w:rsid w:val="00BF0C2E"/>
    <w:rsid w:val="00BF1D28"/>
    <w:rsid w:val="00BF3352"/>
    <w:rsid w:val="00BF4F3D"/>
    <w:rsid w:val="00C04E09"/>
    <w:rsid w:val="00C12DC0"/>
    <w:rsid w:val="00C344BD"/>
    <w:rsid w:val="00C50D89"/>
    <w:rsid w:val="00C54924"/>
    <w:rsid w:val="00C576EA"/>
    <w:rsid w:val="00C57F1F"/>
    <w:rsid w:val="00C64F78"/>
    <w:rsid w:val="00C716F2"/>
    <w:rsid w:val="00C73D0E"/>
    <w:rsid w:val="00C7574F"/>
    <w:rsid w:val="00C87B70"/>
    <w:rsid w:val="00C90C26"/>
    <w:rsid w:val="00C9302B"/>
    <w:rsid w:val="00C9574D"/>
    <w:rsid w:val="00CB0B80"/>
    <w:rsid w:val="00CB3248"/>
    <w:rsid w:val="00CC4C88"/>
    <w:rsid w:val="00CD0F94"/>
    <w:rsid w:val="00CE4FF4"/>
    <w:rsid w:val="00CE74F7"/>
    <w:rsid w:val="00CF16F2"/>
    <w:rsid w:val="00D03036"/>
    <w:rsid w:val="00D032E5"/>
    <w:rsid w:val="00D11EA0"/>
    <w:rsid w:val="00D129F7"/>
    <w:rsid w:val="00D1396E"/>
    <w:rsid w:val="00D1564A"/>
    <w:rsid w:val="00D1780A"/>
    <w:rsid w:val="00D24639"/>
    <w:rsid w:val="00D26E0C"/>
    <w:rsid w:val="00D30622"/>
    <w:rsid w:val="00D310F2"/>
    <w:rsid w:val="00D419BE"/>
    <w:rsid w:val="00D43E47"/>
    <w:rsid w:val="00D50671"/>
    <w:rsid w:val="00D55033"/>
    <w:rsid w:val="00D74389"/>
    <w:rsid w:val="00D909BD"/>
    <w:rsid w:val="00D923EA"/>
    <w:rsid w:val="00D92554"/>
    <w:rsid w:val="00DA152F"/>
    <w:rsid w:val="00DA2ED0"/>
    <w:rsid w:val="00DA3443"/>
    <w:rsid w:val="00DB16A6"/>
    <w:rsid w:val="00DB55F0"/>
    <w:rsid w:val="00DE4459"/>
    <w:rsid w:val="00DE5CCC"/>
    <w:rsid w:val="00DE6CB5"/>
    <w:rsid w:val="00DF1923"/>
    <w:rsid w:val="00DF4569"/>
    <w:rsid w:val="00DF48C1"/>
    <w:rsid w:val="00E02A13"/>
    <w:rsid w:val="00E077AA"/>
    <w:rsid w:val="00E13E2E"/>
    <w:rsid w:val="00E2407D"/>
    <w:rsid w:val="00E2565D"/>
    <w:rsid w:val="00E266BD"/>
    <w:rsid w:val="00E27EE8"/>
    <w:rsid w:val="00E31885"/>
    <w:rsid w:val="00E37333"/>
    <w:rsid w:val="00E405A3"/>
    <w:rsid w:val="00E42B38"/>
    <w:rsid w:val="00E50458"/>
    <w:rsid w:val="00E53AC4"/>
    <w:rsid w:val="00E62B02"/>
    <w:rsid w:val="00E665EC"/>
    <w:rsid w:val="00E706D7"/>
    <w:rsid w:val="00E73805"/>
    <w:rsid w:val="00E83CBF"/>
    <w:rsid w:val="00E91BDD"/>
    <w:rsid w:val="00E93AA3"/>
    <w:rsid w:val="00E97200"/>
    <w:rsid w:val="00E972AB"/>
    <w:rsid w:val="00E979E6"/>
    <w:rsid w:val="00EA39DF"/>
    <w:rsid w:val="00EB49CC"/>
    <w:rsid w:val="00EB7F60"/>
    <w:rsid w:val="00EE21A5"/>
    <w:rsid w:val="00EF2CDE"/>
    <w:rsid w:val="00EF2E40"/>
    <w:rsid w:val="00EF4EA0"/>
    <w:rsid w:val="00F11BE9"/>
    <w:rsid w:val="00F12DDC"/>
    <w:rsid w:val="00F24CD9"/>
    <w:rsid w:val="00F277D0"/>
    <w:rsid w:val="00F35E71"/>
    <w:rsid w:val="00F43F1A"/>
    <w:rsid w:val="00F549F0"/>
    <w:rsid w:val="00F5532D"/>
    <w:rsid w:val="00F651D8"/>
    <w:rsid w:val="00F67045"/>
    <w:rsid w:val="00F7360B"/>
    <w:rsid w:val="00F8555F"/>
    <w:rsid w:val="00F9010F"/>
    <w:rsid w:val="00F96958"/>
    <w:rsid w:val="00FA335E"/>
    <w:rsid w:val="00FB1474"/>
    <w:rsid w:val="00FB1AF6"/>
    <w:rsid w:val="00FB6F31"/>
    <w:rsid w:val="00FC27D1"/>
    <w:rsid w:val="00FC519F"/>
    <w:rsid w:val="00FF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34E74"/>
  <w15:chartTrackingRefBased/>
  <w15:docId w15:val="{2B61A974-0B4B-46B2-A14C-75433530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9F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0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rsid w:val="00005B01"/>
    <w:pPr>
      <w:ind w:leftChars="400" w:left="800"/>
    </w:pPr>
  </w:style>
  <w:style w:type="character" w:styleId="a5">
    <w:name w:val="Hyperlink"/>
    <w:basedOn w:val="a0"/>
    <w:uiPriority w:val="99"/>
    <w:unhideWhenUsed/>
    <w:rsid w:val="00332494"/>
    <w:rPr>
      <w:color w:val="0000FF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BC3EA1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9C3B73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9C3B73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9C3B73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9C3B73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9C3B73"/>
    <w:rPr>
      <w:b/>
      <w:bCs/>
    </w:rPr>
  </w:style>
  <w:style w:type="paragraph" w:styleId="a9">
    <w:name w:val="header"/>
    <w:basedOn w:val="a"/>
    <w:link w:val="Char1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3159CF"/>
  </w:style>
  <w:style w:type="paragraph" w:styleId="aa">
    <w:name w:val="footer"/>
    <w:basedOn w:val="a"/>
    <w:link w:val="Char2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3159CF"/>
  </w:style>
  <w:style w:type="paragraph" w:styleId="ab">
    <w:name w:val="Revision"/>
    <w:hidden/>
    <w:uiPriority w:val="99"/>
    <w:semiHidden/>
    <w:rsid w:val="00F24CD9"/>
    <w:pPr>
      <w:spacing w:after="0" w:line="240" w:lineRule="auto"/>
      <w:jc w:val="left"/>
    </w:pPr>
  </w:style>
  <w:style w:type="table" w:customStyle="1" w:styleId="10">
    <w:name w:val="표 구분선1"/>
    <w:basedOn w:val="a1"/>
    <w:next w:val="a3"/>
    <w:uiPriority w:val="39"/>
    <w:rsid w:val="000653ED"/>
    <w:pPr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3"/>
    <w:uiPriority w:val="99"/>
    <w:semiHidden/>
    <w:unhideWhenUsed/>
    <w:rsid w:val="009D119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9D119B"/>
    <w:rPr>
      <w:rFonts w:asciiTheme="majorHAnsi" w:eastAsiaTheme="majorEastAsia" w:hAnsiTheme="majorHAnsi" w:cstheme="majorBidi"/>
      <w:sz w:val="18"/>
      <w:szCs w:val="18"/>
    </w:rPr>
  </w:style>
  <w:style w:type="character" w:customStyle="1" w:styleId="2">
    <w:name w:val="확인되지 않은 멘션2"/>
    <w:basedOn w:val="a0"/>
    <w:uiPriority w:val="99"/>
    <w:semiHidden/>
    <w:unhideWhenUsed/>
    <w:rsid w:val="00A07A6B"/>
    <w:rPr>
      <w:color w:val="605E5C"/>
      <w:shd w:val="clear" w:color="auto" w:fill="E1DFDD"/>
    </w:rPr>
  </w:style>
  <w:style w:type="character" w:customStyle="1" w:styleId="3">
    <w:name w:val="확인되지 않은 멘션3"/>
    <w:basedOn w:val="a0"/>
    <w:uiPriority w:val="99"/>
    <w:semiHidden/>
    <w:unhideWhenUsed/>
    <w:rsid w:val="00523EAC"/>
    <w:rPr>
      <w:color w:val="605E5C"/>
      <w:shd w:val="clear" w:color="auto" w:fill="E1DFDD"/>
    </w:rPr>
  </w:style>
  <w:style w:type="character" w:styleId="ad">
    <w:name w:val="Strong"/>
    <w:basedOn w:val="a0"/>
    <w:uiPriority w:val="22"/>
    <w:qFormat/>
    <w:rsid w:val="003E756E"/>
    <w:rPr>
      <w:b/>
      <w:bCs/>
    </w:rPr>
  </w:style>
  <w:style w:type="character" w:styleId="ae">
    <w:name w:val="Unresolved Mention"/>
    <w:basedOn w:val="a0"/>
    <w:uiPriority w:val="99"/>
    <w:semiHidden/>
    <w:unhideWhenUsed/>
    <w:rsid w:val="00E91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9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0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member.ssg.com/comm/privacy/intgInfo.ssg?site=small" TargetMode="External"/><Relationship Id="rId1" Type="http://schemas.openxmlformats.org/officeDocument/2006/relationships/hyperlink" Target="https://privacy.sktelecom.com/view.do?ctg=policy&amp;name=policy" TargetMode="External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hyperlink" Target="http://kopico.go.kr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://ecrm.police.go.kr" TargetMode="External"/><Relationship Id="rId40" Type="http://schemas.microsoft.com/office/2011/relationships/people" Target="people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://spo.go.kr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omments" Target="comments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://privacy.kisa.or.kr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microsoft.com/office/2018/08/relationships/commentsExtensible" Target="commentsExtensible.xm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://www.simpan.go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607E0-1D88-4E89-A900-E79DC85E4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3129</TotalTime>
  <Pages>9</Pages>
  <Words>2013</Words>
  <Characters>11476</Characters>
  <Application>Microsoft Office Word</Application>
  <DocSecurity>0</DocSecurity>
  <Lines>95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CSH</dc:creator>
  <cp:keywords/>
  <dc:description/>
  <cp:lastModifiedBy>조 미현</cp:lastModifiedBy>
  <cp:revision>35</cp:revision>
  <dcterms:created xsi:type="dcterms:W3CDTF">2026-05-04T06:00:00Z</dcterms:created>
  <dcterms:modified xsi:type="dcterms:W3CDTF">2026-05-14T01:53:00Z</dcterms:modified>
</cp:coreProperties>
</file>