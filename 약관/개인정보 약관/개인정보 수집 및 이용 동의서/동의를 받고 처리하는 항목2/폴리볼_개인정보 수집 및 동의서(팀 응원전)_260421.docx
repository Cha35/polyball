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5057B8B9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723C8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이벤트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0F24B5" w14:paraId="4A810357" w14:textId="77777777" w:rsidTr="00FC27D1">
        <w:trPr>
          <w:ins w:id="0" w:author="CSH" w:date="2026-04-27T08:48:00Z"/>
        </w:trPr>
        <w:tc>
          <w:tcPr>
            <w:tcW w:w="1413" w:type="dxa"/>
          </w:tcPr>
          <w:p w14:paraId="1766A771" w14:textId="286C7F49" w:rsidR="000F24B5" w:rsidRDefault="000F24B5" w:rsidP="000F24B5">
            <w:pPr>
              <w:jc w:val="left"/>
              <w:rPr>
                <w:ins w:id="1" w:author="CSH" w:date="2026-04-27T08:48:00Z"/>
                <w:rFonts w:cs="맑은 고딕" w:hint="eastAsia"/>
                <w:spacing w:val="-14"/>
                <w:sz w:val="18"/>
                <w:szCs w:val="20"/>
              </w:rPr>
            </w:pPr>
            <w:commentRangeStart w:id="2"/>
            <w:ins w:id="3" w:author="CSH" w:date="2026-04-27T08:48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팀 응원전</w:t>
              </w:r>
              <w:commentRangeEnd w:id="2"/>
              <w:r>
                <w:rPr>
                  <w:rStyle w:val="a6"/>
                </w:rPr>
                <w:commentReference w:id="2"/>
              </w:r>
            </w:ins>
          </w:p>
        </w:tc>
        <w:tc>
          <w:tcPr>
            <w:tcW w:w="992" w:type="dxa"/>
          </w:tcPr>
          <w:p w14:paraId="58324E6D" w14:textId="7002E17A" w:rsidR="000F24B5" w:rsidRDefault="000F24B5" w:rsidP="000F24B5">
            <w:pPr>
              <w:jc w:val="left"/>
              <w:rPr>
                <w:ins w:id="4" w:author="CSH" w:date="2026-04-27T08:48:00Z"/>
                <w:rFonts w:cs="맑은 고딕" w:hint="eastAsia"/>
                <w:spacing w:val="-14"/>
                <w:sz w:val="18"/>
                <w:szCs w:val="20"/>
              </w:rPr>
            </w:pPr>
            <w:ins w:id="5" w:author="CSH" w:date="2026-04-27T08:48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선택</w:t>
              </w:r>
            </w:ins>
          </w:p>
        </w:tc>
        <w:tc>
          <w:tcPr>
            <w:tcW w:w="2894" w:type="dxa"/>
          </w:tcPr>
          <w:p w14:paraId="1CF7842A" w14:textId="3990FDA8" w:rsidR="000F24B5" w:rsidRDefault="000F24B5" w:rsidP="000F24B5">
            <w:pPr>
              <w:jc w:val="left"/>
              <w:rPr>
                <w:ins w:id="6" w:author="CSH" w:date="2026-04-27T08:48:00Z"/>
                <w:rFonts w:cs="맑은 고딕" w:hint="eastAsia"/>
                <w:b/>
                <w:bCs/>
                <w:spacing w:val="-14"/>
              </w:rPr>
            </w:pPr>
            <w:ins w:id="7" w:author="CSH" w:date="2026-04-27T08:48:00Z">
              <w:r>
                <w:rPr>
                  <w:rFonts w:cs="맑은 고딕" w:hint="eastAsia"/>
                  <w:b/>
                  <w:bCs/>
                  <w:spacing w:val="-14"/>
                </w:rPr>
                <w:t xml:space="preserve">팀 응원전 참여 확인 및 주간 </w:t>
              </w:r>
              <w:r>
                <w:rPr>
                  <w:rFonts w:cs="맑은 고딕"/>
                  <w:b/>
                  <w:bCs/>
                  <w:spacing w:val="-14"/>
                </w:rPr>
                <w:t>1</w:t>
              </w:r>
              <w:r>
                <w:rPr>
                  <w:rFonts w:cs="맑은 고딕" w:hint="eastAsia"/>
                  <w:b/>
                  <w:bCs/>
                  <w:spacing w:val="-14"/>
                </w:rPr>
                <w:t>위 팀 보상(응모권)</w:t>
              </w:r>
              <w:r>
                <w:rPr>
                  <w:rFonts w:cs="맑은 고딕"/>
                  <w:b/>
                  <w:bCs/>
                  <w:spacing w:val="-14"/>
                </w:rPr>
                <w:t xml:space="preserve"> </w:t>
              </w:r>
              <w:r>
                <w:rPr>
                  <w:rFonts w:cs="맑은 고딕" w:hint="eastAsia"/>
                  <w:b/>
                  <w:bCs/>
                  <w:spacing w:val="-14"/>
                </w:rPr>
                <w:t>지급,</w:t>
              </w:r>
              <w:r>
                <w:rPr>
                  <w:rFonts w:cs="맑은 고딕"/>
                  <w:b/>
                  <w:bCs/>
                  <w:spacing w:val="-14"/>
                </w:rPr>
                <w:t xml:space="preserve"> </w:t>
              </w:r>
              <w:r>
                <w:rPr>
                  <w:rFonts w:cs="맑은 고딕" w:hint="eastAsia"/>
                  <w:b/>
                  <w:bCs/>
                  <w:spacing w:val="-14"/>
                </w:rPr>
                <w:t>부정 참여 방지</w:t>
              </w:r>
            </w:ins>
          </w:p>
        </w:tc>
        <w:tc>
          <w:tcPr>
            <w:tcW w:w="3057" w:type="dxa"/>
          </w:tcPr>
          <w:p w14:paraId="5E960D8E" w14:textId="0A5FE516" w:rsidR="000F24B5" w:rsidRDefault="000F24B5" w:rsidP="000F24B5">
            <w:pPr>
              <w:jc w:val="left"/>
              <w:rPr>
                <w:ins w:id="8" w:author="CSH" w:date="2026-04-27T08:48:00Z"/>
                <w:rFonts w:cs="맑은 고딕" w:hint="eastAsia"/>
                <w:spacing w:val="-14"/>
                <w:sz w:val="18"/>
                <w:szCs w:val="20"/>
              </w:rPr>
            </w:pPr>
            <w:ins w:id="9" w:author="CSH" w:date="2026-04-27T08:48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암호화된 고객번호,</w:t>
              </w:r>
              <w:r>
                <w:rPr>
                  <w:rFonts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응원팀 정보,</w:t>
              </w:r>
              <w:r>
                <w:rPr>
                  <w:rFonts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이메일</w:t>
              </w:r>
            </w:ins>
          </w:p>
        </w:tc>
        <w:tc>
          <w:tcPr>
            <w:tcW w:w="2100" w:type="dxa"/>
          </w:tcPr>
          <w:p w14:paraId="3D92F9AC" w14:textId="1BE4224F" w:rsidR="000F24B5" w:rsidRDefault="000F24B5" w:rsidP="000F24B5">
            <w:pPr>
              <w:jc w:val="left"/>
              <w:rPr>
                <w:ins w:id="10" w:author="CSH" w:date="2026-04-27T08:48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11" w:author="CSH" w:date="2026-04-27T08:48:00Z"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또는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동의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철회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br/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(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단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,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중복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수령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방지를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위해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이메일을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별도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분리하여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>90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일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보관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파기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)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67F9AB72" w14:textId="70274FDE" w:rsidR="00BE7C18" w:rsidRDefault="00723C8A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723C8A">
        <w:rPr>
          <w:rFonts w:asciiTheme="majorHAnsi" w:eastAsiaTheme="majorHAnsi" w:hAnsiTheme="majorHAnsi" w:hint="eastAsia"/>
          <w:spacing w:val="-14"/>
          <w:sz w:val="18"/>
          <w:szCs w:val="20"/>
        </w:rPr>
        <w:t>위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 수집 및 이용에 동의하지 않으실 수 있으며, 동의하지 않으셔도 앱 이용은 가능합니다. 다만, 동의하지 않으실 경우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이벤트 참여 및 보상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제공이 어려울 수 있습니다.</w:t>
      </w:r>
    </w:p>
    <w:p w14:paraId="7587F950" w14:textId="101605B6" w:rsidR="00BE7C18" w:rsidRP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0C76E79">
                <wp:simplePos x="0" y="0"/>
                <wp:positionH relativeFrom="column">
                  <wp:posOffset>2397125</wp:posOffset>
                </wp:positionH>
                <wp:positionV relativeFrom="paragraph">
                  <wp:posOffset>158127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12.45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SH" w:date="2026-04-24T15:45:00Z" w:initials="C">
    <w:p w14:paraId="655BE4F7" w14:textId="77777777" w:rsidR="000F24B5" w:rsidRPr="003D3A2F" w:rsidRDefault="000F24B5" w:rsidP="00525A4C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01C51226" w14:textId="77777777" w:rsidR="000F24B5" w:rsidRDefault="000F24B5" w:rsidP="00525A4C">
      <w:pPr>
        <w:pStyle w:val="a7"/>
      </w:pPr>
      <w:r>
        <w:rPr>
          <w:rFonts w:hint="eastAsia"/>
        </w:rPr>
        <w:t xml:space="preserve">촐리볼 서비스에 신설되는 </w:t>
      </w:r>
      <w:r>
        <w:t>‘</w:t>
      </w:r>
      <w:r>
        <w:rPr>
          <w:rFonts w:hint="eastAsia"/>
        </w:rPr>
        <w:t>팀 응원전</w:t>
      </w:r>
      <w:r>
        <w:t xml:space="preserve">’ </w:t>
      </w:r>
      <w:r>
        <w:rPr>
          <w:rFonts w:hint="eastAsia"/>
        </w:rPr>
        <w:t>관련 조항을 추가합니다.</w:t>
      </w:r>
    </w:p>
    <w:p w14:paraId="7E3652E4" w14:textId="77777777" w:rsidR="000F24B5" w:rsidRDefault="000F24B5" w:rsidP="00525A4C">
      <w:pPr>
        <w:pStyle w:val="a7"/>
      </w:pPr>
    </w:p>
    <w:p w14:paraId="23D9A7B0" w14:textId="7CA00298" w:rsidR="000F24B5" w:rsidRDefault="000F24B5" w:rsidP="00525A4C">
      <w:pPr>
        <w:pStyle w:val="a7"/>
        <w:rPr>
          <w:rFonts w:hint="eastAsia"/>
        </w:rPr>
      </w:pPr>
      <w:r>
        <w:rPr>
          <w:rFonts w:hint="eastAsia"/>
        </w:rPr>
        <w:t>팀 응원전의 부정 이용 방지</w:t>
      </w:r>
      <w:r>
        <w:t>(</w:t>
      </w:r>
      <w:r>
        <w:rPr>
          <w:rFonts w:hint="eastAsia"/>
        </w:rPr>
        <w:t xml:space="preserve">보상 중복 수령)를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3D9A7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60EAE" w16cex:dateUtc="2026-04-24T0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D9A7B0" w16cid:durableId="2D960E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AAA2F" w14:textId="77777777" w:rsidR="00792641" w:rsidRDefault="00792641" w:rsidP="003159CF">
      <w:pPr>
        <w:spacing w:after="0" w:line="240" w:lineRule="auto"/>
      </w:pPr>
      <w:r>
        <w:separator/>
      </w:r>
    </w:p>
  </w:endnote>
  <w:endnote w:type="continuationSeparator" w:id="0">
    <w:p w14:paraId="0C756ED1" w14:textId="77777777" w:rsidR="00792641" w:rsidRDefault="00792641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56F1F" w14:textId="77777777" w:rsidR="00792641" w:rsidRDefault="00792641" w:rsidP="003159CF">
      <w:pPr>
        <w:spacing w:after="0" w:line="240" w:lineRule="auto"/>
      </w:pPr>
      <w:r>
        <w:separator/>
      </w:r>
    </w:p>
  </w:footnote>
  <w:footnote w:type="continuationSeparator" w:id="0">
    <w:p w14:paraId="64399450" w14:textId="77777777" w:rsidR="00792641" w:rsidRDefault="00792641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3F10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0F24B5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32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49FA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019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75AB5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37B6"/>
    <w:rsid w:val="006F46C6"/>
    <w:rsid w:val="00703FC5"/>
    <w:rsid w:val="00706530"/>
    <w:rsid w:val="00713828"/>
    <w:rsid w:val="00723C8A"/>
    <w:rsid w:val="0072658E"/>
    <w:rsid w:val="007268EC"/>
    <w:rsid w:val="007307E2"/>
    <w:rsid w:val="00732296"/>
    <w:rsid w:val="00743EAC"/>
    <w:rsid w:val="00750313"/>
    <w:rsid w:val="00752AEC"/>
    <w:rsid w:val="00760FF6"/>
    <w:rsid w:val="00767A31"/>
    <w:rsid w:val="007737A5"/>
    <w:rsid w:val="00775792"/>
    <w:rsid w:val="00775C09"/>
    <w:rsid w:val="0078358B"/>
    <w:rsid w:val="00783FFF"/>
    <w:rsid w:val="00790E54"/>
    <w:rsid w:val="00792641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72934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4C56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6A10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A3710"/>
    <w:rsid w:val="00BB3AF7"/>
    <w:rsid w:val="00BC027A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2B02"/>
    <w:rsid w:val="00E665EC"/>
    <w:rsid w:val="00E706D7"/>
    <w:rsid w:val="00E73805"/>
    <w:rsid w:val="00E83CBF"/>
    <w:rsid w:val="00E93AA3"/>
    <w:rsid w:val="00E972AB"/>
    <w:rsid w:val="00E979E6"/>
    <w:rsid w:val="00EA3C5B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E73F6"/>
    <w:rsid w:val="00FF24DA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3</cp:revision>
  <dcterms:created xsi:type="dcterms:W3CDTF">2026-04-26T23:48:00Z</dcterms:created>
  <dcterms:modified xsi:type="dcterms:W3CDTF">2026-04-26T23:51:00Z</dcterms:modified>
</cp:coreProperties>
</file>