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EBAE" w14:textId="18AF43B1" w:rsidR="004E2E96" w:rsidRDefault="0009284B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수집 및 이용(</w:t>
      </w:r>
      <w:r w:rsidR="00FD57E0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보상형 광고 참여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)</w:t>
      </w:r>
    </w:p>
    <w:p w14:paraId="53550A88" w14:textId="77777777" w:rsidR="004E2E96" w:rsidRPr="004E2E96" w:rsidRDefault="004E2E96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</w:p>
    <w:p w14:paraId="46425DE5" w14:textId="2A015CE2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/>
          <w:spacing w:val="-14"/>
          <w:sz w:val="18"/>
          <w:szCs w:val="18"/>
        </w:rPr>
        <w:t>(주)헥토이노베이션(이하 “회사”) 「개인정보 보호법」 제15조 및 관계 법령이 정한 바에 따라, 폴리볼(PolyBall) 서비스(이하 "서비스") 제공을 위해 필요 최소한의 범위에서 개인정보를 수집·이용합니다.</w:t>
      </w:r>
    </w:p>
    <w:p w14:paraId="628A7744" w14:textId="7B18E3EB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 w:hint="eastAsia"/>
          <w:spacing w:val="-14"/>
          <w:sz w:val="18"/>
          <w:szCs w:val="18"/>
        </w:rPr>
        <w:t>처리하고</w:t>
      </w:r>
      <w:r w:rsidRPr="004E2E96">
        <w:rPr>
          <w:rFonts w:asciiTheme="majorHAnsi" w:eastAsiaTheme="majorHAnsi" w:hAnsiTheme="majorHAnsi"/>
          <w:spacing w:val="-14"/>
          <w:sz w:val="18"/>
          <w:szCs w:val="18"/>
        </w:rPr>
        <w:t xml:space="preserve"> 있는 개인정보는 아래의 목적 외의 용도로는 이용되지 않으며, 이용 목적이 변경되는 경우에는 「개인정보 보호법」 제18조에 따라 별도의 동의를 받는 등 필요한 조치를 이행할 예정입니다.</w:t>
      </w:r>
    </w:p>
    <w:p w14:paraId="408079C0" w14:textId="1999CFAF" w:rsidR="00AB1123" w:rsidRPr="004E2E96" w:rsidRDefault="00AB1123" w:rsidP="000F02A4">
      <w:pPr>
        <w:jc w:val="left"/>
        <w:rPr>
          <w:rFonts w:asciiTheme="majorHAnsi" w:eastAsiaTheme="majorHAnsi" w:hAnsiTheme="majorHAnsi"/>
          <w:b/>
          <w:bCs/>
          <w:spacing w:val="-14"/>
        </w:rPr>
      </w:pPr>
    </w:p>
    <w:p w14:paraId="05641532" w14:textId="77777777" w:rsidR="00BE7C18" w:rsidRPr="00FC27D1" w:rsidRDefault="00BE7C18" w:rsidP="00BE7C18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정보주체의 동의를 받아 처리하는 개인정보</w:t>
      </w:r>
    </w:p>
    <w:p w14:paraId="45AC267A" w14:textId="0988A0F0" w:rsidR="00330494" w:rsidRPr="002A062F" w:rsidRDefault="00BE7C18" w:rsidP="00FC27D1">
      <w:pPr>
        <w:jc w:val="left"/>
        <w:rPr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14:paraId="69D960B1" w14:textId="77777777" w:rsidTr="00FC27D1">
        <w:tc>
          <w:tcPr>
            <w:tcW w:w="1413" w:type="dxa"/>
            <w:shd w:val="clear" w:color="auto" w:fill="D9D9D9" w:themeFill="background1" w:themeFillShade="D9"/>
          </w:tcPr>
          <w:p w14:paraId="3C8400B1" w14:textId="1669FF36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630D5EE8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0E1BF76D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75AB8B31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08C05964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924E7A" w14:paraId="7B2000C7" w14:textId="77777777" w:rsidTr="00FC27D1">
        <w:tc>
          <w:tcPr>
            <w:tcW w:w="1413" w:type="dxa"/>
          </w:tcPr>
          <w:p w14:paraId="1B7F32EB" w14:textId="14054F7F" w:rsidR="00924E7A" w:rsidRPr="00924E7A" w:rsidRDefault="00924E7A" w:rsidP="00FD57E0">
            <w:pPr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ins w:id="0" w:author="CSH" w:date="2026-04-27T08:41:00Z"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보상형 광고 참여</w:t>
              </w:r>
            </w:ins>
          </w:p>
        </w:tc>
        <w:tc>
          <w:tcPr>
            <w:tcW w:w="992" w:type="dxa"/>
          </w:tcPr>
          <w:p w14:paraId="79D1191D" w14:textId="4AE2B9BD" w:rsidR="00924E7A" w:rsidRPr="00092B35" w:rsidRDefault="00924E7A" w:rsidP="00FD57E0">
            <w:pPr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ins w:id="1" w:author="CSH" w:date="2026-04-27T08:41:00Z"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선택</w:t>
              </w:r>
            </w:ins>
          </w:p>
        </w:tc>
        <w:tc>
          <w:tcPr>
            <w:tcW w:w="2894" w:type="dxa"/>
          </w:tcPr>
          <w:p w14:paraId="65BD7321" w14:textId="1CD55163" w:rsidR="00924E7A" w:rsidRPr="00092B35" w:rsidRDefault="00924E7A" w:rsidP="00FD57E0">
            <w:pPr>
              <w:jc w:val="left"/>
              <w:rPr>
                <w:rFonts w:eastAsia="Times New Roman"/>
                <w:b/>
                <w:bCs/>
                <w:spacing w:val="-14"/>
              </w:rPr>
            </w:pPr>
            <w:ins w:id="2" w:author="CSH" w:date="2026-04-27T08:41:00Z">
              <w:r>
                <w:rPr>
                  <w:rFonts w:ascii="맑은 고딕" w:eastAsia="맑은 고딕" w:hAnsi="맑은 고딕" w:cs="맑은 고딕" w:hint="eastAsia"/>
                  <w:b/>
                  <w:bCs/>
                  <w:spacing w:val="-14"/>
                </w:rPr>
                <w:t>보상형 광고 노출/시청 확인,</w:t>
              </w:r>
              <w:r>
                <w:rPr>
                  <w:rFonts w:ascii="맑은 고딕" w:eastAsia="맑은 고딕" w:hAnsi="맑은 고딕" w:cs="맑은 고딕"/>
                  <w:b/>
                  <w:bCs/>
                  <w:spacing w:val="-14"/>
                </w:rPr>
                <w:t xml:space="preserve"> </w:t>
              </w:r>
              <w:r>
                <w:rPr>
                  <w:rFonts w:ascii="맑은 고딕" w:eastAsia="맑은 고딕" w:hAnsi="맑은 고딕" w:cs="맑은 고딕" w:hint="eastAsia"/>
                  <w:b/>
                  <w:bCs/>
                  <w:spacing w:val="-14"/>
                </w:rPr>
                <w:t>보상 지급 및 부정 참여 방지</w:t>
              </w:r>
            </w:ins>
          </w:p>
        </w:tc>
        <w:tc>
          <w:tcPr>
            <w:tcW w:w="3057" w:type="dxa"/>
          </w:tcPr>
          <w:p w14:paraId="2FF6B419" w14:textId="31A4DA12" w:rsidR="00924E7A" w:rsidRPr="00092B35" w:rsidRDefault="00924E7A" w:rsidP="00FD57E0">
            <w:pPr>
              <w:jc w:val="left"/>
              <w:rPr>
                <w:rFonts w:eastAsia="Times New Roman"/>
                <w:spacing w:val="-14"/>
                <w:sz w:val="18"/>
                <w:szCs w:val="20"/>
              </w:rPr>
            </w:pPr>
            <w:ins w:id="3" w:author="CSH" w:date="2026-04-27T08:41:00Z"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광고 노출</w:t>
              </w:r>
            </w:ins>
            <w:ins w:id="4" w:author="CSH" w:date="2026-04-27T08:42:00Z"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·클릭·시청기록,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암호화된 고객번호,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 xml:space="preserve"> </w:t>
              </w:r>
              <w:commentRangeStart w:id="5"/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보상 지급 이력</w:t>
              </w:r>
              <w:commentRangeEnd w:id="5"/>
              <w:r>
                <w:rPr>
                  <w:rStyle w:val="a6"/>
                </w:rPr>
                <w:commentReference w:id="5"/>
              </w:r>
            </w:ins>
          </w:p>
        </w:tc>
        <w:tc>
          <w:tcPr>
            <w:tcW w:w="2100" w:type="dxa"/>
          </w:tcPr>
          <w:p w14:paraId="2667E745" w14:textId="14FB9F76" w:rsidR="00924E7A" w:rsidRPr="00092B35" w:rsidRDefault="00924E7A" w:rsidP="00FD57E0">
            <w:pPr>
              <w:jc w:val="left"/>
              <w:rPr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6" w:author="CSH" w:date="2026-04-27T08:42:00Z"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회원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또는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동의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철회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시까지</w:t>
              </w:r>
            </w:ins>
          </w:p>
        </w:tc>
      </w:tr>
    </w:tbl>
    <w:p w14:paraId="10F9292C" w14:textId="115520FC" w:rsidR="00FC27D1" w:rsidRPr="004E2E96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67F9AB72" w14:textId="70274FDE" w:rsidR="00BE7C18" w:rsidRDefault="00723C8A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723C8A">
        <w:rPr>
          <w:rFonts w:asciiTheme="majorHAnsi" w:eastAsiaTheme="majorHAnsi" w:hAnsiTheme="majorHAnsi" w:hint="eastAsia"/>
          <w:spacing w:val="-14"/>
          <w:sz w:val="18"/>
          <w:szCs w:val="20"/>
        </w:rPr>
        <w:t>위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개인정보 수집 및 이용에 동의하지 않으실 수 있으며, 동의하지 않으셔도 앱 이용은 가능합니다. 다만, 동의하지 않으실 경우 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이벤트 참여 및 보상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제공이 어려울 수 있습니다.</w:t>
      </w:r>
    </w:p>
    <w:p w14:paraId="7587F950" w14:textId="101605B6" w:rsidR="00BE7C18" w:rsidRPr="004E2E96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>
        <w:rPr>
          <w:rFonts w:asciiTheme="majorHAnsi" w:eastAsiaTheme="majorHAnsi" w:hAnsiTheme="majorHAnsi" w:hint="eastAsia"/>
          <w:noProof/>
          <w:spacing w:val="-14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5F2" wp14:editId="40C76E79">
                <wp:simplePos x="0" y="0"/>
                <wp:positionH relativeFrom="column">
                  <wp:posOffset>2397125</wp:posOffset>
                </wp:positionH>
                <wp:positionV relativeFrom="paragraph">
                  <wp:posOffset>158127</wp:posOffset>
                </wp:positionV>
                <wp:extent cx="1595886" cy="439947"/>
                <wp:effectExtent l="0" t="0" r="4445" b="0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6" cy="4399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F70D" w14:textId="1AA82DC9" w:rsidR="00BE7C18" w:rsidRPr="00BE7C18" w:rsidRDefault="00BE7C18" w:rsidP="00BE7C1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E7C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동의하기</w:t>
                            </w:r>
                          </w:p>
                          <w:p w14:paraId="463148F8" w14:textId="77777777" w:rsidR="00BE7C18" w:rsidRDefault="00BE7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CD5F2" id="사각형: 둥근 모서리 1" o:spid="_x0000_s1026" style="position:absolute;margin-left:188.75pt;margin-top:12.45pt;width:125.6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" fillcolor="#d9e2f3 [660]" stroked="f" strokeweight="1pt">
                <v:stroke joinstyle="miter"/>
                <v:textbox>
                  <w:txbxContent>
                    <w:p w14:paraId="4B18F70D" w14:textId="1AA82DC9" w:rsidR="00BE7C18" w:rsidRPr="00BE7C18" w:rsidRDefault="00BE7C18" w:rsidP="00BE7C1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E7C18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동의하기</w:t>
                      </w:r>
                    </w:p>
                    <w:p w14:paraId="463148F8" w14:textId="77777777" w:rsidR="00BE7C18" w:rsidRDefault="00BE7C18"/>
                  </w:txbxContent>
                </v:textbox>
              </v:roundrect>
            </w:pict>
          </mc:Fallback>
        </mc:AlternateContent>
      </w:r>
    </w:p>
    <w:sectPr w:rsidR="00BE7C18" w:rsidRPr="004E2E96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CSH" w:date="2026-04-27T08:42:00Z" w:initials="C">
    <w:p w14:paraId="4BEEAC7A" w14:textId="77777777" w:rsidR="00924E7A" w:rsidRDefault="00924E7A">
      <w:pPr>
        <w:pStyle w:val="a7"/>
      </w:pPr>
      <w:r>
        <w:rPr>
          <w:rStyle w:val="a6"/>
        </w:rPr>
        <w:annotationRef/>
      </w:r>
      <w:r>
        <w:rPr>
          <w:rFonts w:hint="eastAsia"/>
        </w:rPr>
        <w:t xml:space="preserve">기존 </w:t>
      </w:r>
      <w:r>
        <w:t xml:space="preserve">: </w:t>
      </w:r>
      <w:r>
        <w:rPr>
          <w:rFonts w:hint="eastAsia"/>
        </w:rPr>
        <w:t>보상(응모권) 지급 이력</w:t>
      </w:r>
    </w:p>
    <w:p w14:paraId="2BC42CDB" w14:textId="77777777" w:rsidR="00924E7A" w:rsidRDefault="00924E7A">
      <w:pPr>
        <w:pStyle w:val="a7"/>
      </w:pPr>
      <w:r>
        <w:rPr>
          <w:rFonts w:hint="eastAsia"/>
        </w:rPr>
        <w:t xml:space="preserve">변경 </w:t>
      </w:r>
      <w:r>
        <w:t xml:space="preserve">: </w:t>
      </w:r>
      <w:r>
        <w:rPr>
          <w:rFonts w:hint="eastAsia"/>
        </w:rPr>
        <w:t>보상 지급 이력</w:t>
      </w:r>
    </w:p>
    <w:p w14:paraId="442DED0B" w14:textId="77777777" w:rsidR="00924E7A" w:rsidRDefault="00924E7A">
      <w:pPr>
        <w:pStyle w:val="a7"/>
      </w:pPr>
    </w:p>
    <w:p w14:paraId="04EC544D" w14:textId="0CA11FF2" w:rsidR="00924E7A" w:rsidRPr="00924E7A" w:rsidRDefault="00924E7A">
      <w:pPr>
        <w:pStyle w:val="a7"/>
        <w:rPr>
          <w:rFonts w:hint="eastAsia"/>
        </w:rPr>
      </w:pPr>
      <w:r>
        <w:rPr>
          <w:rFonts w:hint="eastAsia"/>
        </w:rPr>
        <w:t xml:space="preserve">광고 시청을 통한 보상의 경우 응모권 및 경기 티켓 당첨 등으로 확대될 예정이기에 </w:t>
      </w:r>
      <w:r>
        <w:t>‘</w:t>
      </w:r>
      <w:r>
        <w:rPr>
          <w:rFonts w:hint="eastAsia"/>
        </w:rPr>
        <w:t>보상</w:t>
      </w:r>
      <w:r>
        <w:t>’</w:t>
      </w:r>
      <w:r>
        <w:rPr>
          <w:rFonts w:hint="eastAsia"/>
        </w:rPr>
        <w:t>으로 통일합니다.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EC54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9A00C" w16cex:dateUtc="2026-04-26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EC544D" w16cid:durableId="2D99A0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1F070" w14:textId="77777777" w:rsidR="00352D2A" w:rsidRDefault="00352D2A" w:rsidP="003159CF">
      <w:pPr>
        <w:spacing w:after="0" w:line="240" w:lineRule="auto"/>
      </w:pPr>
      <w:r>
        <w:separator/>
      </w:r>
    </w:p>
  </w:endnote>
  <w:endnote w:type="continuationSeparator" w:id="0">
    <w:p w14:paraId="5612DC5B" w14:textId="77777777" w:rsidR="00352D2A" w:rsidRDefault="00352D2A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E5019" w14:textId="77777777" w:rsidR="00352D2A" w:rsidRDefault="00352D2A" w:rsidP="003159CF">
      <w:pPr>
        <w:spacing w:after="0" w:line="240" w:lineRule="auto"/>
      </w:pPr>
      <w:r>
        <w:separator/>
      </w:r>
    </w:p>
  </w:footnote>
  <w:footnote w:type="continuationSeparator" w:id="0">
    <w:p w14:paraId="6D2D5DCC" w14:textId="77777777" w:rsidR="00352D2A" w:rsidRDefault="00352D2A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3381E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A062F"/>
    <w:rsid w:val="002B2142"/>
    <w:rsid w:val="002B3479"/>
    <w:rsid w:val="002D1BC1"/>
    <w:rsid w:val="002F2B8F"/>
    <w:rsid w:val="002F4CDB"/>
    <w:rsid w:val="002F76F3"/>
    <w:rsid w:val="003017BC"/>
    <w:rsid w:val="003059B8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2D2A"/>
    <w:rsid w:val="003536D9"/>
    <w:rsid w:val="00354F40"/>
    <w:rsid w:val="00355C3E"/>
    <w:rsid w:val="003614E6"/>
    <w:rsid w:val="003663F6"/>
    <w:rsid w:val="00384880"/>
    <w:rsid w:val="00384A89"/>
    <w:rsid w:val="003873C2"/>
    <w:rsid w:val="003911EF"/>
    <w:rsid w:val="0039325F"/>
    <w:rsid w:val="00395813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2E96"/>
    <w:rsid w:val="004E48A6"/>
    <w:rsid w:val="004E7B47"/>
    <w:rsid w:val="0050759B"/>
    <w:rsid w:val="00523EAC"/>
    <w:rsid w:val="00533873"/>
    <w:rsid w:val="00546B9F"/>
    <w:rsid w:val="0056353C"/>
    <w:rsid w:val="0056371D"/>
    <w:rsid w:val="00570505"/>
    <w:rsid w:val="00571040"/>
    <w:rsid w:val="005753D1"/>
    <w:rsid w:val="00582F06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019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75AB5"/>
    <w:rsid w:val="00686349"/>
    <w:rsid w:val="00690B78"/>
    <w:rsid w:val="006A1721"/>
    <w:rsid w:val="006A553C"/>
    <w:rsid w:val="006A70EF"/>
    <w:rsid w:val="006B017F"/>
    <w:rsid w:val="006B57BC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3C8A"/>
    <w:rsid w:val="0072658E"/>
    <w:rsid w:val="007268EC"/>
    <w:rsid w:val="007307E2"/>
    <w:rsid w:val="00732296"/>
    <w:rsid w:val="00743EAC"/>
    <w:rsid w:val="00750313"/>
    <w:rsid w:val="00752AEC"/>
    <w:rsid w:val="00760FF6"/>
    <w:rsid w:val="00767A31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58B9"/>
    <w:rsid w:val="008324AD"/>
    <w:rsid w:val="00833F9D"/>
    <w:rsid w:val="0084023B"/>
    <w:rsid w:val="00850C7D"/>
    <w:rsid w:val="00851589"/>
    <w:rsid w:val="008542C1"/>
    <w:rsid w:val="00865733"/>
    <w:rsid w:val="0086628B"/>
    <w:rsid w:val="00881511"/>
    <w:rsid w:val="008861C4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24E7A"/>
    <w:rsid w:val="009311C8"/>
    <w:rsid w:val="00943C58"/>
    <w:rsid w:val="009536A7"/>
    <w:rsid w:val="009543FD"/>
    <w:rsid w:val="00960BCD"/>
    <w:rsid w:val="00961B22"/>
    <w:rsid w:val="00964ACC"/>
    <w:rsid w:val="00972934"/>
    <w:rsid w:val="009730EA"/>
    <w:rsid w:val="009864D8"/>
    <w:rsid w:val="00991FB7"/>
    <w:rsid w:val="00993EFD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1C46"/>
    <w:rsid w:val="009E2E37"/>
    <w:rsid w:val="009F5EC8"/>
    <w:rsid w:val="00A07A6B"/>
    <w:rsid w:val="00A17E19"/>
    <w:rsid w:val="00A22E92"/>
    <w:rsid w:val="00A23C46"/>
    <w:rsid w:val="00A2481A"/>
    <w:rsid w:val="00A3391E"/>
    <w:rsid w:val="00A33BAC"/>
    <w:rsid w:val="00A45786"/>
    <w:rsid w:val="00A47FA9"/>
    <w:rsid w:val="00A50696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E6A10"/>
    <w:rsid w:val="00AF1382"/>
    <w:rsid w:val="00B0036C"/>
    <w:rsid w:val="00B02836"/>
    <w:rsid w:val="00B0657F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B3AF7"/>
    <w:rsid w:val="00BC027A"/>
    <w:rsid w:val="00BC3EA1"/>
    <w:rsid w:val="00BD2670"/>
    <w:rsid w:val="00BD566A"/>
    <w:rsid w:val="00BE172F"/>
    <w:rsid w:val="00BE5146"/>
    <w:rsid w:val="00BE7C18"/>
    <w:rsid w:val="00BF03F1"/>
    <w:rsid w:val="00BF0C2E"/>
    <w:rsid w:val="00BF1D28"/>
    <w:rsid w:val="00BF3352"/>
    <w:rsid w:val="00BF4F3D"/>
    <w:rsid w:val="00C0192D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B6E81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0198"/>
    <w:rsid w:val="00E62B02"/>
    <w:rsid w:val="00E665EC"/>
    <w:rsid w:val="00E706D7"/>
    <w:rsid w:val="00E73805"/>
    <w:rsid w:val="00E83CBF"/>
    <w:rsid w:val="00E93AA3"/>
    <w:rsid w:val="00E972AB"/>
    <w:rsid w:val="00E979E6"/>
    <w:rsid w:val="00EA3C5B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55DF1"/>
    <w:rsid w:val="00F651D8"/>
    <w:rsid w:val="00F67045"/>
    <w:rsid w:val="00F7360B"/>
    <w:rsid w:val="00F9010F"/>
    <w:rsid w:val="00F96958"/>
    <w:rsid w:val="00FA335E"/>
    <w:rsid w:val="00FA7CBC"/>
    <w:rsid w:val="00FB1474"/>
    <w:rsid w:val="00FB1AF6"/>
    <w:rsid w:val="00FB6F31"/>
    <w:rsid w:val="00FC27D1"/>
    <w:rsid w:val="00FD57E0"/>
    <w:rsid w:val="00FE73F6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523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4</cp:revision>
  <dcterms:created xsi:type="dcterms:W3CDTF">2026-04-22T05:21:00Z</dcterms:created>
  <dcterms:modified xsi:type="dcterms:W3CDTF">2026-04-26T23:43:00Z</dcterms:modified>
</cp:coreProperties>
</file>