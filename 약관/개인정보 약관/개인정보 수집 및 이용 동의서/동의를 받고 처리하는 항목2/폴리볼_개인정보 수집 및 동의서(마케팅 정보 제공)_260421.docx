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0EBAE" w14:textId="2909F2A0" w:rsidR="004E2E96" w:rsidRDefault="0009284B" w:rsidP="004E2E96">
      <w:pPr>
        <w:jc w:val="center"/>
        <w:rPr>
          <w:rFonts w:asciiTheme="majorHAnsi" w:eastAsiaTheme="majorHAnsi" w:hAnsiTheme="majorHAnsi"/>
          <w:b/>
          <w:bCs/>
          <w:spacing w:val="-14"/>
          <w:sz w:val="32"/>
          <w:szCs w:val="36"/>
        </w:rPr>
      </w:pPr>
      <w:r w:rsidRPr="004818DA">
        <w:rPr>
          <w:rFonts w:asciiTheme="majorHAnsi" w:eastAsiaTheme="majorHAnsi" w:hAnsiTheme="majorHAnsi" w:hint="eastAsia"/>
          <w:b/>
          <w:bCs/>
          <w:spacing w:val="-14"/>
          <w:sz w:val="32"/>
          <w:szCs w:val="36"/>
        </w:rPr>
        <w:t>폴리볼</w:t>
      </w:r>
      <w:r w:rsidR="000F02A4" w:rsidRPr="004818DA">
        <w:rPr>
          <w:rFonts w:asciiTheme="majorHAnsi" w:eastAsiaTheme="majorHAnsi" w:hAnsiTheme="majorHAnsi" w:hint="eastAsia"/>
          <w:b/>
          <w:bCs/>
          <w:spacing w:val="-14"/>
          <w:sz w:val="32"/>
          <w:szCs w:val="36"/>
        </w:rPr>
        <w:t xml:space="preserve"> </w:t>
      </w:r>
      <w:r w:rsidR="00A7297E" w:rsidRPr="004818DA">
        <w:rPr>
          <w:rFonts w:asciiTheme="majorHAnsi" w:eastAsiaTheme="majorHAnsi" w:hAnsiTheme="majorHAnsi" w:hint="eastAsia"/>
          <w:b/>
          <w:bCs/>
          <w:spacing w:val="-14"/>
          <w:sz w:val="32"/>
          <w:szCs w:val="36"/>
        </w:rPr>
        <w:t>개인정보</w:t>
      </w:r>
      <w:r w:rsidR="004E2E96">
        <w:rPr>
          <w:rFonts w:asciiTheme="majorHAnsi" w:eastAsiaTheme="majorHAnsi" w:hAnsiTheme="majorHAnsi" w:hint="eastAsia"/>
          <w:b/>
          <w:bCs/>
          <w:spacing w:val="-14"/>
          <w:sz w:val="32"/>
          <w:szCs w:val="36"/>
        </w:rPr>
        <w:t xml:space="preserve"> 수집 및 이용(</w:t>
      </w:r>
      <w:r w:rsidR="0052337E">
        <w:rPr>
          <w:rFonts w:asciiTheme="majorHAnsi" w:eastAsiaTheme="majorHAnsi" w:hAnsiTheme="majorHAnsi" w:hint="eastAsia"/>
          <w:b/>
          <w:bCs/>
          <w:spacing w:val="-14"/>
          <w:sz w:val="32"/>
          <w:szCs w:val="36"/>
        </w:rPr>
        <w:t>마케팅 정보 제공</w:t>
      </w:r>
      <w:r w:rsidR="004E2E96">
        <w:rPr>
          <w:rFonts w:asciiTheme="majorHAnsi" w:eastAsiaTheme="majorHAnsi" w:hAnsiTheme="majorHAnsi" w:hint="eastAsia"/>
          <w:b/>
          <w:bCs/>
          <w:spacing w:val="-14"/>
          <w:sz w:val="32"/>
          <w:szCs w:val="36"/>
        </w:rPr>
        <w:t>)</w:t>
      </w:r>
    </w:p>
    <w:p w14:paraId="53550A88" w14:textId="77777777" w:rsidR="004E2E96" w:rsidRPr="004E2E96" w:rsidRDefault="004E2E96" w:rsidP="004E2E96">
      <w:pPr>
        <w:jc w:val="center"/>
        <w:rPr>
          <w:rFonts w:asciiTheme="majorHAnsi" w:eastAsiaTheme="majorHAnsi" w:hAnsiTheme="majorHAnsi"/>
          <w:b/>
          <w:bCs/>
          <w:spacing w:val="-14"/>
          <w:sz w:val="32"/>
          <w:szCs w:val="36"/>
        </w:rPr>
      </w:pPr>
    </w:p>
    <w:p w14:paraId="46425DE5" w14:textId="2A015CE2" w:rsidR="004E2E96" w:rsidRPr="004E2E96" w:rsidRDefault="004E2E96" w:rsidP="004E2E96">
      <w:pPr>
        <w:rPr>
          <w:rFonts w:asciiTheme="majorHAnsi" w:eastAsiaTheme="majorHAnsi" w:hAnsiTheme="majorHAnsi"/>
          <w:spacing w:val="-14"/>
          <w:sz w:val="18"/>
          <w:szCs w:val="18"/>
        </w:rPr>
      </w:pPr>
      <w:r w:rsidRPr="004E2E96">
        <w:rPr>
          <w:rFonts w:asciiTheme="majorHAnsi" w:eastAsiaTheme="majorHAnsi" w:hAnsiTheme="majorHAnsi"/>
          <w:spacing w:val="-14"/>
          <w:sz w:val="18"/>
          <w:szCs w:val="18"/>
        </w:rPr>
        <w:t>(주)헥토이노베이션(이하 “회사”) 「개인정보 보호법」 제15조 및 관계 법령이 정한 바에 따라, 폴리볼(PolyBall) 서비스(이하 "서비스") 제공을 위해 필요 최소한의 범위에서 개인정보를 수집·이용합니다.</w:t>
      </w:r>
    </w:p>
    <w:p w14:paraId="628A7744" w14:textId="7B18E3EB" w:rsidR="004E2E96" w:rsidRPr="004E2E96" w:rsidRDefault="004E2E96" w:rsidP="004E2E96">
      <w:pPr>
        <w:rPr>
          <w:rFonts w:asciiTheme="majorHAnsi" w:eastAsiaTheme="majorHAnsi" w:hAnsiTheme="majorHAnsi"/>
          <w:spacing w:val="-14"/>
          <w:sz w:val="18"/>
          <w:szCs w:val="18"/>
        </w:rPr>
      </w:pPr>
      <w:r w:rsidRPr="004E2E96">
        <w:rPr>
          <w:rFonts w:asciiTheme="majorHAnsi" w:eastAsiaTheme="majorHAnsi" w:hAnsiTheme="majorHAnsi" w:hint="eastAsia"/>
          <w:spacing w:val="-14"/>
          <w:sz w:val="18"/>
          <w:szCs w:val="18"/>
        </w:rPr>
        <w:t>처리하고</w:t>
      </w:r>
      <w:r w:rsidRPr="004E2E96">
        <w:rPr>
          <w:rFonts w:asciiTheme="majorHAnsi" w:eastAsiaTheme="majorHAnsi" w:hAnsiTheme="majorHAnsi"/>
          <w:spacing w:val="-14"/>
          <w:sz w:val="18"/>
          <w:szCs w:val="18"/>
        </w:rPr>
        <w:t xml:space="preserve"> 있는 개인정보는 아래의 목적 외의 용도로는 이용되지 않으며, 이용 목적이 변경되는 경우에는 「개인정보 보호법」 제18조에 따라 별도의 동의를 받는 등 필요한 조치를 이행할 예정입니다.</w:t>
      </w:r>
    </w:p>
    <w:p w14:paraId="408079C0" w14:textId="1999CFAF" w:rsidR="00AB1123" w:rsidRPr="004E2E96" w:rsidRDefault="00AB1123" w:rsidP="000F02A4">
      <w:pPr>
        <w:jc w:val="left"/>
        <w:rPr>
          <w:rFonts w:asciiTheme="majorHAnsi" w:eastAsiaTheme="majorHAnsi" w:hAnsiTheme="majorHAnsi"/>
          <w:b/>
          <w:bCs/>
          <w:spacing w:val="-14"/>
        </w:rPr>
      </w:pPr>
    </w:p>
    <w:p w14:paraId="05641532" w14:textId="77777777" w:rsidR="00BE7C18" w:rsidRPr="00FC27D1" w:rsidRDefault="00BE7C18" w:rsidP="00BE7C18">
      <w:pPr>
        <w:jc w:val="left"/>
        <w:rPr>
          <w:rFonts w:eastAsia="Times New Roman"/>
          <w:b/>
          <w:bCs/>
          <w:spacing w:val="-14"/>
        </w:rPr>
      </w:pPr>
      <w:r w:rsidRPr="00FC27D1">
        <w:rPr>
          <w:rFonts w:eastAsia="Times New Roman"/>
          <w:b/>
          <w:bCs/>
          <w:spacing w:val="-14"/>
        </w:rPr>
        <w:t>정보주체의 동의를 받아 처리하는 개인정보</w:t>
      </w:r>
    </w:p>
    <w:p w14:paraId="45AC267A" w14:textId="0988A0F0" w:rsidR="00330494" w:rsidRPr="002A062F" w:rsidRDefault="00BE7C18" w:rsidP="00FC27D1">
      <w:pPr>
        <w:jc w:val="left"/>
        <w:rPr>
          <w:spacing w:val="-14"/>
          <w:sz w:val="18"/>
          <w:szCs w:val="20"/>
        </w:rPr>
      </w:pPr>
      <w:r w:rsidRPr="00FC27D1">
        <w:rPr>
          <w:rFonts w:eastAsia="Times New Roman"/>
          <w:spacing w:val="-14"/>
          <w:sz w:val="18"/>
          <w:szCs w:val="20"/>
        </w:rPr>
        <w:t>회사는 「개인정보 보호법」 제15조제1항제1호에 따라 다음의 개인정보 항목을 정보주체의 사전 동의를 받아 처리하고 있습니다.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992"/>
        <w:gridCol w:w="2894"/>
        <w:gridCol w:w="3057"/>
        <w:gridCol w:w="2100"/>
      </w:tblGrid>
      <w:tr w:rsidR="00FC27D1" w14:paraId="69D960B1" w14:textId="77777777" w:rsidTr="00FC27D1">
        <w:tc>
          <w:tcPr>
            <w:tcW w:w="1413" w:type="dxa"/>
            <w:shd w:val="clear" w:color="auto" w:fill="D9D9D9" w:themeFill="background1" w:themeFillShade="D9"/>
          </w:tcPr>
          <w:p w14:paraId="3C8400B1" w14:textId="1669FF36" w:rsidR="00FC27D1" w:rsidRDefault="00FC27D1" w:rsidP="000F02A4">
            <w:pPr>
              <w:jc w:val="left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20"/>
              </w:rPr>
              <w:t>구분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7E406EAF" w14:textId="630D5EE8" w:rsidR="00FC27D1" w:rsidRDefault="00FC27D1" w:rsidP="000F02A4">
            <w:pPr>
              <w:jc w:val="left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20"/>
              </w:rPr>
              <w:t>필수/선택</w:t>
            </w:r>
          </w:p>
        </w:tc>
        <w:tc>
          <w:tcPr>
            <w:tcW w:w="2894" w:type="dxa"/>
            <w:shd w:val="clear" w:color="auto" w:fill="D9D9D9" w:themeFill="background1" w:themeFillShade="D9"/>
          </w:tcPr>
          <w:p w14:paraId="2F1B4D42" w14:textId="0E1BF76D" w:rsidR="00FC27D1" w:rsidRDefault="00FC27D1" w:rsidP="000F02A4">
            <w:pPr>
              <w:jc w:val="left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20"/>
              </w:rPr>
              <w:t>수집 · 이용 목적</w:t>
            </w:r>
          </w:p>
        </w:tc>
        <w:tc>
          <w:tcPr>
            <w:tcW w:w="3057" w:type="dxa"/>
            <w:shd w:val="clear" w:color="auto" w:fill="D9D9D9" w:themeFill="background1" w:themeFillShade="D9"/>
          </w:tcPr>
          <w:p w14:paraId="40630C84" w14:textId="75AB8B31" w:rsidR="00FC27D1" w:rsidRDefault="00FC27D1" w:rsidP="000F02A4">
            <w:pPr>
              <w:jc w:val="left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20"/>
              </w:rPr>
              <w:t>수집 · 이용 항목</w:t>
            </w:r>
          </w:p>
        </w:tc>
        <w:tc>
          <w:tcPr>
            <w:tcW w:w="2100" w:type="dxa"/>
            <w:shd w:val="clear" w:color="auto" w:fill="D9D9D9" w:themeFill="background1" w:themeFillShade="D9"/>
          </w:tcPr>
          <w:p w14:paraId="456FB757" w14:textId="08C05964" w:rsidR="00FC27D1" w:rsidRDefault="00FC27D1" w:rsidP="000F02A4">
            <w:pPr>
              <w:jc w:val="left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20"/>
              </w:rPr>
              <w:t>보유 및 이용 기간</w:t>
            </w:r>
          </w:p>
        </w:tc>
      </w:tr>
      <w:tr w:rsidR="00770A7D" w14:paraId="25A84328" w14:textId="77777777" w:rsidTr="00FC27D1">
        <w:tc>
          <w:tcPr>
            <w:tcW w:w="1413" w:type="dxa"/>
          </w:tcPr>
          <w:p w14:paraId="5875A0D7" w14:textId="11D75A91" w:rsidR="00770A7D" w:rsidRPr="00770A7D" w:rsidRDefault="00770A7D" w:rsidP="00770A7D">
            <w:pPr>
              <w:jc w:val="left"/>
              <w:rPr>
                <w:rFonts w:eastAsia="Times New Roman"/>
                <w:spacing w:val="-14"/>
                <w:sz w:val="18"/>
                <w:szCs w:val="20"/>
              </w:rPr>
            </w:pPr>
            <w:commentRangeStart w:id="0"/>
            <w:ins w:id="1" w:author="CSH" w:date="2026-04-27T08:40:00Z">
              <w:r w:rsidRPr="00092B35">
                <w:rPr>
                  <w:rFonts w:eastAsia="Times New Roman"/>
                  <w:spacing w:val="-14"/>
                  <w:sz w:val="18"/>
                  <w:szCs w:val="20"/>
                </w:rPr>
                <w:t>마케팅 정보 제공</w:t>
              </w:r>
              <w:commentRangeEnd w:id="0"/>
              <w:r>
                <w:rPr>
                  <w:rStyle w:val="a6"/>
                </w:rPr>
                <w:commentReference w:id="0"/>
              </w:r>
            </w:ins>
          </w:p>
        </w:tc>
        <w:tc>
          <w:tcPr>
            <w:tcW w:w="992" w:type="dxa"/>
          </w:tcPr>
          <w:p w14:paraId="33A83E4F" w14:textId="0DBA3057" w:rsidR="00770A7D" w:rsidRPr="00092B35" w:rsidRDefault="00770A7D" w:rsidP="00770A7D">
            <w:pPr>
              <w:jc w:val="left"/>
              <w:rPr>
                <w:rFonts w:eastAsia="Times New Roman"/>
                <w:spacing w:val="-14"/>
                <w:sz w:val="18"/>
                <w:szCs w:val="20"/>
              </w:rPr>
            </w:pPr>
            <w:ins w:id="2" w:author="CSH" w:date="2026-04-27T08:40:00Z">
              <w:r w:rsidRPr="00092B35">
                <w:rPr>
                  <w:rFonts w:eastAsia="Times New Roman"/>
                  <w:spacing w:val="-14"/>
                  <w:sz w:val="18"/>
                  <w:szCs w:val="20"/>
                </w:rPr>
                <w:t>선택</w:t>
              </w:r>
            </w:ins>
          </w:p>
        </w:tc>
        <w:tc>
          <w:tcPr>
            <w:tcW w:w="2894" w:type="dxa"/>
          </w:tcPr>
          <w:p w14:paraId="586B2D3F" w14:textId="3ADD2DE8" w:rsidR="00770A7D" w:rsidRPr="00092B35" w:rsidRDefault="00770A7D" w:rsidP="00770A7D">
            <w:pPr>
              <w:jc w:val="left"/>
              <w:rPr>
                <w:rFonts w:eastAsia="Times New Roman"/>
                <w:b/>
                <w:bCs/>
                <w:spacing w:val="-14"/>
              </w:rPr>
            </w:pPr>
            <w:ins w:id="3" w:author="CSH" w:date="2026-04-27T08:40:00Z">
              <w:r w:rsidRPr="00092B35">
                <w:rPr>
                  <w:rFonts w:eastAsia="Times New Roman"/>
                  <w:b/>
                  <w:bCs/>
                  <w:spacing w:val="-14"/>
                </w:rPr>
                <w:t>이벤트, 프로모션 안내 및 제3자 제공 광고를 포함한 맞춤형 혜택 정보 제공, 마케팅을 위한 서비스 통계 및 분석</w:t>
              </w:r>
            </w:ins>
          </w:p>
        </w:tc>
        <w:tc>
          <w:tcPr>
            <w:tcW w:w="3057" w:type="dxa"/>
          </w:tcPr>
          <w:p w14:paraId="22B3ADD8" w14:textId="5EF3448C" w:rsidR="00770A7D" w:rsidRPr="00092B35" w:rsidRDefault="00770A7D" w:rsidP="00770A7D">
            <w:pPr>
              <w:jc w:val="left"/>
              <w:rPr>
                <w:rFonts w:eastAsia="Times New Roman"/>
                <w:spacing w:val="-14"/>
                <w:sz w:val="18"/>
                <w:szCs w:val="20"/>
              </w:rPr>
            </w:pPr>
            <w:ins w:id="4" w:author="CSH" w:date="2026-04-27T08:40:00Z">
              <w:r w:rsidRPr="00092B35">
                <w:rPr>
                  <w:rFonts w:eastAsia="Times New Roman"/>
                  <w:spacing w:val="-14"/>
                  <w:sz w:val="18"/>
                  <w:szCs w:val="20"/>
                </w:rPr>
                <w:t>암호화된 고객번호, 이메일, 휴대전화번호, 응원팀, 서비스 이용 기록, 광고식별자(ADID, IDFA), 성별, 연령대, 쿠키 등 자동 수집 정보, 접속 로그(IP주소)</w:t>
              </w:r>
              <w:r>
                <w:rPr>
                  <w:rFonts w:eastAsia="Times New Roman"/>
                  <w:spacing w:val="-14"/>
                  <w:sz w:val="18"/>
                  <w:szCs w:val="20"/>
                </w:rPr>
                <w:t xml:space="preserve">, </w:t>
              </w:r>
              <w:r>
                <w:rPr>
                  <w:rFonts w:ascii="맑은 고딕" w:eastAsia="맑은 고딕" w:hAnsi="맑은 고딕" w:cs="맑은 고딕" w:hint="eastAsia"/>
                  <w:spacing w:val="-14"/>
                  <w:sz w:val="18"/>
                  <w:szCs w:val="20"/>
                </w:rPr>
                <w:t>앱 푸시 토큰</w:t>
              </w:r>
            </w:ins>
          </w:p>
        </w:tc>
        <w:tc>
          <w:tcPr>
            <w:tcW w:w="2100" w:type="dxa"/>
          </w:tcPr>
          <w:p w14:paraId="6220F6C8" w14:textId="20770029" w:rsidR="00770A7D" w:rsidRPr="00092B35" w:rsidRDefault="00770A7D" w:rsidP="00770A7D">
            <w:pPr>
              <w:jc w:val="left"/>
              <w:rPr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</w:pPr>
            <w:ins w:id="5" w:author="CSH" w:date="2026-04-27T08:40:00Z">
              <w:r w:rsidRPr="00092B35"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회원</w:t>
              </w:r>
              <w:r w:rsidRPr="00092B35"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 w:rsidRPr="00092B35"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탈퇴</w:t>
              </w:r>
              <w:r w:rsidRPr="00092B35"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 w:rsidRPr="00092B35"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또는</w:t>
              </w:r>
              <w:r w:rsidRPr="00092B35"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 w:rsidRPr="00092B35"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동의</w:t>
              </w:r>
              <w:r w:rsidRPr="00092B35"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 w:rsidRPr="00092B35"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철회</w:t>
              </w:r>
              <w:r w:rsidRPr="00092B35"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 w:rsidRPr="00092B35"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시까지</w:t>
              </w:r>
            </w:ins>
          </w:p>
        </w:tc>
      </w:tr>
    </w:tbl>
    <w:p w14:paraId="10F9292C" w14:textId="115520FC" w:rsidR="00FC27D1" w:rsidRPr="004E2E96" w:rsidRDefault="00FC27D1" w:rsidP="000F02A4">
      <w:pPr>
        <w:jc w:val="left"/>
        <w:rPr>
          <w:rFonts w:asciiTheme="majorHAnsi" w:eastAsiaTheme="majorHAnsi" w:hAnsiTheme="majorHAnsi"/>
          <w:spacing w:val="-14"/>
          <w:sz w:val="18"/>
          <w:szCs w:val="20"/>
        </w:rPr>
      </w:pPr>
    </w:p>
    <w:p w14:paraId="67F9AB72" w14:textId="267D75EE" w:rsidR="00BE7C18" w:rsidRDefault="00723C8A" w:rsidP="00BE7C18">
      <w:pPr>
        <w:jc w:val="left"/>
        <w:rPr>
          <w:rFonts w:asciiTheme="majorHAnsi" w:eastAsiaTheme="majorHAnsi" w:hAnsiTheme="majorHAnsi"/>
          <w:spacing w:val="-14"/>
          <w:sz w:val="18"/>
          <w:szCs w:val="20"/>
        </w:rPr>
      </w:pPr>
      <w:r w:rsidRPr="00723C8A">
        <w:rPr>
          <w:rFonts w:asciiTheme="majorHAnsi" w:eastAsiaTheme="majorHAnsi" w:hAnsiTheme="majorHAnsi" w:hint="eastAsia"/>
          <w:spacing w:val="-14"/>
          <w:sz w:val="18"/>
          <w:szCs w:val="20"/>
        </w:rPr>
        <w:t>위</w:t>
      </w:r>
      <w:r w:rsidRPr="00723C8A">
        <w:rPr>
          <w:rFonts w:asciiTheme="majorHAnsi" w:eastAsiaTheme="majorHAnsi" w:hAnsiTheme="majorHAnsi"/>
          <w:spacing w:val="-14"/>
          <w:sz w:val="18"/>
          <w:szCs w:val="20"/>
        </w:rPr>
        <w:t xml:space="preserve"> 개인정보 수집 및 이용에 동의하지 않으실 수 있으며, 동의하지 않으셔도 앱 이용은 가능합니다. 다만, 동의하지 않으실 경우 </w:t>
      </w:r>
      <w:r w:rsidR="0052337E">
        <w:rPr>
          <w:rFonts w:asciiTheme="majorHAnsi" w:eastAsiaTheme="majorHAnsi" w:hAnsiTheme="majorHAnsi" w:hint="eastAsia"/>
          <w:spacing w:val="-14"/>
          <w:sz w:val="18"/>
          <w:szCs w:val="20"/>
        </w:rPr>
        <w:t>마케팅 정보</w:t>
      </w:r>
      <w:r w:rsidRPr="00723C8A">
        <w:rPr>
          <w:rFonts w:asciiTheme="majorHAnsi" w:eastAsiaTheme="majorHAnsi" w:hAnsiTheme="majorHAnsi"/>
          <w:spacing w:val="-14"/>
          <w:sz w:val="18"/>
          <w:szCs w:val="20"/>
        </w:rPr>
        <w:t>제공이 어려울 수 있습니다.</w:t>
      </w:r>
    </w:p>
    <w:p w14:paraId="7587F950" w14:textId="101605B6" w:rsidR="00BE7C18" w:rsidRPr="004E2E96" w:rsidRDefault="00BE7C18" w:rsidP="00BE7C18">
      <w:pPr>
        <w:jc w:val="left"/>
        <w:rPr>
          <w:rFonts w:asciiTheme="majorHAnsi" w:eastAsiaTheme="majorHAnsi" w:hAnsiTheme="majorHAnsi"/>
          <w:spacing w:val="-14"/>
          <w:sz w:val="18"/>
          <w:szCs w:val="20"/>
        </w:rPr>
      </w:pPr>
      <w:r>
        <w:rPr>
          <w:rFonts w:asciiTheme="majorHAnsi" w:eastAsiaTheme="majorHAnsi" w:hAnsiTheme="majorHAnsi" w:hint="eastAsia"/>
          <w:noProof/>
          <w:spacing w:val="-14"/>
          <w:sz w:val="18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8CD5F2" wp14:editId="40C76E79">
                <wp:simplePos x="0" y="0"/>
                <wp:positionH relativeFrom="column">
                  <wp:posOffset>2397125</wp:posOffset>
                </wp:positionH>
                <wp:positionV relativeFrom="paragraph">
                  <wp:posOffset>158127</wp:posOffset>
                </wp:positionV>
                <wp:extent cx="1595886" cy="439947"/>
                <wp:effectExtent l="0" t="0" r="4445" b="0"/>
                <wp:wrapNone/>
                <wp:docPr id="1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5886" cy="439947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18F70D" w14:textId="1AA82DC9" w:rsidR="00BE7C18" w:rsidRPr="00BE7C18" w:rsidRDefault="00BE7C18" w:rsidP="00BE7C1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BE7C18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t>동의하기</w:t>
                            </w:r>
                          </w:p>
                          <w:p w14:paraId="463148F8" w14:textId="77777777" w:rsidR="00BE7C18" w:rsidRDefault="00BE7C1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8CD5F2" id="사각형: 둥근 모서리 1" o:spid="_x0000_s1026" style="position:absolute;margin-left:188.75pt;margin-top:12.45pt;width:125.6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" fillcolor="#d9e2f3 [660]" stroked="f" strokeweight="1pt">
                <v:stroke joinstyle="miter"/>
                <v:textbox>
                  <w:txbxContent>
                    <w:p w14:paraId="4B18F70D" w14:textId="1AA82DC9" w:rsidR="00BE7C18" w:rsidRPr="00BE7C18" w:rsidRDefault="00BE7C18" w:rsidP="00BE7C18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BE7C18"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t>동의하기</w:t>
                      </w:r>
                    </w:p>
                    <w:p w14:paraId="463148F8" w14:textId="77777777" w:rsidR="00BE7C18" w:rsidRDefault="00BE7C18"/>
                  </w:txbxContent>
                </v:textbox>
              </v:roundrect>
            </w:pict>
          </mc:Fallback>
        </mc:AlternateContent>
      </w:r>
    </w:p>
    <w:sectPr w:rsidR="00BE7C18" w:rsidRPr="004E2E96" w:rsidSect="001D7CE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CSH" w:date="2026-04-27T08:40:00Z" w:initials="C">
    <w:p w14:paraId="5F6B7DB2" w14:textId="2D7A8530" w:rsidR="00770A7D" w:rsidRDefault="00770A7D">
      <w:pPr>
        <w:pStyle w:val="a7"/>
      </w:pPr>
      <w:r>
        <w:rPr>
          <w:rStyle w:val="a6"/>
        </w:rPr>
        <w:annotationRef/>
      </w:r>
      <w:r>
        <w:rPr>
          <w:rFonts w:hint="eastAsia"/>
        </w:rPr>
        <w:t>마케팅 알림 발송 및 발송을 위한 분석에 대한 항목을 구체화하여 기재하였습니다.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F6B7DB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999F90" w16cex:dateUtc="2026-04-26T23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F6B7DB2" w16cid:durableId="2D999F9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08AA99" w14:textId="77777777" w:rsidR="00407827" w:rsidRDefault="00407827" w:rsidP="003159CF">
      <w:pPr>
        <w:spacing w:after="0" w:line="240" w:lineRule="auto"/>
      </w:pPr>
      <w:r>
        <w:separator/>
      </w:r>
    </w:p>
  </w:endnote>
  <w:endnote w:type="continuationSeparator" w:id="0">
    <w:p w14:paraId="223A14D7" w14:textId="77777777" w:rsidR="00407827" w:rsidRDefault="00407827" w:rsidP="00315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Google Sans Tex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E9861F" w14:textId="77777777" w:rsidR="00407827" w:rsidRDefault="00407827" w:rsidP="003159CF">
      <w:pPr>
        <w:spacing w:after="0" w:line="240" w:lineRule="auto"/>
      </w:pPr>
      <w:r>
        <w:separator/>
      </w:r>
    </w:p>
  </w:footnote>
  <w:footnote w:type="continuationSeparator" w:id="0">
    <w:p w14:paraId="4EDF3A89" w14:textId="77777777" w:rsidR="00407827" w:rsidRDefault="00407827" w:rsidP="003159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6619C"/>
    <w:multiLevelType w:val="hybridMultilevel"/>
    <w:tmpl w:val="D4B22F50"/>
    <w:lvl w:ilvl="0" w:tplc="555C154A">
      <w:start w:val="1"/>
      <w:numFmt w:val="bullet"/>
      <w:lvlText w:val="•"/>
      <w:lvlJc w:val="left"/>
      <w:pPr>
        <w:ind w:left="880" w:hanging="440"/>
      </w:p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32D7768"/>
    <w:multiLevelType w:val="multilevel"/>
    <w:tmpl w:val="27CC3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954509"/>
    <w:multiLevelType w:val="hybridMultilevel"/>
    <w:tmpl w:val="517213CA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3A43893"/>
    <w:multiLevelType w:val="hybridMultilevel"/>
    <w:tmpl w:val="5E94B98C"/>
    <w:lvl w:ilvl="0" w:tplc="0ADA9660"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5286072"/>
    <w:multiLevelType w:val="hybridMultilevel"/>
    <w:tmpl w:val="880E0B38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EC9365F"/>
    <w:multiLevelType w:val="hybridMultilevel"/>
    <w:tmpl w:val="DE54DB72"/>
    <w:lvl w:ilvl="0" w:tplc="0C16F4F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D501D55"/>
    <w:multiLevelType w:val="hybridMultilevel"/>
    <w:tmpl w:val="3ACC1830"/>
    <w:lvl w:ilvl="0" w:tplc="2F46FB4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31955916"/>
    <w:multiLevelType w:val="hybridMultilevel"/>
    <w:tmpl w:val="16DA32B8"/>
    <w:lvl w:ilvl="0" w:tplc="499086AC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8A72E50"/>
    <w:multiLevelType w:val="hybridMultilevel"/>
    <w:tmpl w:val="F578C6B2"/>
    <w:lvl w:ilvl="0" w:tplc="1E3065C2">
      <w:start w:val="1"/>
      <w:numFmt w:val="bullet"/>
      <w:lvlText w:val="-"/>
      <w:lvlJc w:val="left"/>
      <w:pPr>
        <w:ind w:left="582" w:hanging="440"/>
      </w:pPr>
    </w:lvl>
    <w:lvl w:ilvl="1" w:tplc="04090003" w:tentative="1">
      <w:start w:val="1"/>
      <w:numFmt w:val="bullet"/>
      <w:lvlText w:val=""/>
      <w:lvlJc w:val="left"/>
      <w:pPr>
        <w:ind w:left="117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5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59" w:hanging="440"/>
      </w:pPr>
      <w:rPr>
        <w:rFonts w:ascii="Wingdings" w:hAnsi="Wingdings" w:hint="default"/>
      </w:rPr>
    </w:lvl>
  </w:abstractNum>
  <w:abstractNum w:abstractNumId="9" w15:restartNumberingAfterBreak="0">
    <w:nsid w:val="3A2A20DF"/>
    <w:multiLevelType w:val="hybridMultilevel"/>
    <w:tmpl w:val="0B78529A"/>
    <w:lvl w:ilvl="0" w:tplc="9198F142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4250157"/>
    <w:multiLevelType w:val="hybridMultilevel"/>
    <w:tmpl w:val="880E0B38"/>
    <w:lvl w:ilvl="0" w:tplc="FFFFFFFF">
      <w:start w:val="1"/>
      <w:numFmt w:val="decimalEnclosedCircle"/>
      <w:lvlText w:val="%1"/>
      <w:lvlJc w:val="left"/>
      <w:pPr>
        <w:ind w:left="440" w:hanging="440"/>
      </w:p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C407C03"/>
    <w:multiLevelType w:val="hybridMultilevel"/>
    <w:tmpl w:val="517213CA"/>
    <w:lvl w:ilvl="0" w:tplc="FFFFFFFF">
      <w:start w:val="1"/>
      <w:numFmt w:val="decimalEnclosedCircle"/>
      <w:lvlText w:val="%1"/>
      <w:lvlJc w:val="left"/>
      <w:pPr>
        <w:ind w:left="440" w:hanging="440"/>
      </w:p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DFE4E4B"/>
    <w:multiLevelType w:val="hybridMultilevel"/>
    <w:tmpl w:val="4992CB66"/>
    <w:lvl w:ilvl="0" w:tplc="555C154A">
      <w:start w:val="1"/>
      <w:numFmt w:val="bullet"/>
      <w:lvlText w:val="•"/>
      <w:lvlJc w:val="left"/>
      <w:pPr>
        <w:ind w:left="440" w:hanging="440"/>
      </w:p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506D2D73"/>
    <w:multiLevelType w:val="hybridMultilevel"/>
    <w:tmpl w:val="880E0B38"/>
    <w:lvl w:ilvl="0" w:tplc="FFFFFFFF">
      <w:start w:val="1"/>
      <w:numFmt w:val="decimalEnclosedCircle"/>
      <w:lvlText w:val="%1"/>
      <w:lvlJc w:val="left"/>
      <w:pPr>
        <w:ind w:left="440" w:hanging="440"/>
      </w:p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5A081B4B"/>
    <w:multiLevelType w:val="hybridMultilevel"/>
    <w:tmpl w:val="7CC4FC2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5AB815CC"/>
    <w:multiLevelType w:val="hybridMultilevel"/>
    <w:tmpl w:val="B6EA9F0A"/>
    <w:lvl w:ilvl="0" w:tplc="E3DE60CC">
      <w:start w:val="1"/>
      <w:numFmt w:val="decimal"/>
      <w:lvlText w:val="%1."/>
      <w:lvlJc w:val="left"/>
      <w:pPr>
        <w:ind w:left="1020" w:hanging="360"/>
      </w:pPr>
    </w:lvl>
    <w:lvl w:ilvl="1" w:tplc="DB4C9560">
      <w:start w:val="1"/>
      <w:numFmt w:val="decimal"/>
      <w:lvlText w:val="%2."/>
      <w:lvlJc w:val="left"/>
      <w:pPr>
        <w:ind w:left="1020" w:hanging="360"/>
      </w:pPr>
    </w:lvl>
    <w:lvl w:ilvl="2" w:tplc="EAB0E686">
      <w:start w:val="1"/>
      <w:numFmt w:val="decimal"/>
      <w:lvlText w:val="%3."/>
      <w:lvlJc w:val="left"/>
      <w:pPr>
        <w:ind w:left="1020" w:hanging="360"/>
      </w:pPr>
    </w:lvl>
    <w:lvl w:ilvl="3" w:tplc="604A93DE">
      <w:start w:val="1"/>
      <w:numFmt w:val="decimal"/>
      <w:lvlText w:val="%4."/>
      <w:lvlJc w:val="left"/>
      <w:pPr>
        <w:ind w:left="1020" w:hanging="360"/>
      </w:pPr>
    </w:lvl>
    <w:lvl w:ilvl="4" w:tplc="278EEE82">
      <w:start w:val="1"/>
      <w:numFmt w:val="decimal"/>
      <w:lvlText w:val="%5."/>
      <w:lvlJc w:val="left"/>
      <w:pPr>
        <w:ind w:left="1020" w:hanging="360"/>
      </w:pPr>
    </w:lvl>
    <w:lvl w:ilvl="5" w:tplc="92A67EA4">
      <w:start w:val="1"/>
      <w:numFmt w:val="decimal"/>
      <w:lvlText w:val="%6."/>
      <w:lvlJc w:val="left"/>
      <w:pPr>
        <w:ind w:left="1020" w:hanging="360"/>
      </w:pPr>
    </w:lvl>
    <w:lvl w:ilvl="6" w:tplc="F8CC4360">
      <w:start w:val="1"/>
      <w:numFmt w:val="decimal"/>
      <w:lvlText w:val="%7."/>
      <w:lvlJc w:val="left"/>
      <w:pPr>
        <w:ind w:left="1020" w:hanging="360"/>
      </w:pPr>
    </w:lvl>
    <w:lvl w:ilvl="7" w:tplc="28C0D2AA">
      <w:start w:val="1"/>
      <w:numFmt w:val="decimal"/>
      <w:lvlText w:val="%8."/>
      <w:lvlJc w:val="left"/>
      <w:pPr>
        <w:ind w:left="1020" w:hanging="360"/>
      </w:pPr>
    </w:lvl>
    <w:lvl w:ilvl="8" w:tplc="5C348E58">
      <w:start w:val="1"/>
      <w:numFmt w:val="decimal"/>
      <w:lvlText w:val="%9."/>
      <w:lvlJc w:val="left"/>
      <w:pPr>
        <w:ind w:left="1020" w:hanging="360"/>
      </w:pPr>
    </w:lvl>
  </w:abstractNum>
  <w:abstractNum w:abstractNumId="16" w15:restartNumberingAfterBreak="0">
    <w:nsid w:val="5B4C3DD8"/>
    <w:multiLevelType w:val="hybridMultilevel"/>
    <w:tmpl w:val="14DC96DC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5CDC29E1"/>
    <w:multiLevelType w:val="hybridMultilevel"/>
    <w:tmpl w:val="E27E8A5C"/>
    <w:lvl w:ilvl="0" w:tplc="1352AB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0795DFC"/>
    <w:multiLevelType w:val="hybridMultilevel"/>
    <w:tmpl w:val="2B4C7504"/>
    <w:lvl w:ilvl="0" w:tplc="B290BD4E">
      <w:start w:val="1"/>
      <w:numFmt w:val="decimal"/>
      <w:lvlText w:val="%1."/>
      <w:lvlJc w:val="left"/>
      <w:pPr>
        <w:ind w:left="440" w:hanging="440"/>
      </w:pPr>
      <w:rPr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64E0269D"/>
    <w:multiLevelType w:val="hybridMultilevel"/>
    <w:tmpl w:val="A8F66386"/>
    <w:lvl w:ilvl="0" w:tplc="2D4040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6C35798D"/>
    <w:multiLevelType w:val="hybridMultilevel"/>
    <w:tmpl w:val="CA1659E6"/>
    <w:lvl w:ilvl="0" w:tplc="555C154A">
      <w:start w:val="1"/>
      <w:numFmt w:val="bullet"/>
      <w:lvlText w:val="•"/>
      <w:lvlJc w:val="left"/>
      <w:pPr>
        <w:ind w:left="880" w:hanging="440"/>
      </w:p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6C792F85"/>
    <w:multiLevelType w:val="hybridMultilevel"/>
    <w:tmpl w:val="FB48814A"/>
    <w:lvl w:ilvl="0" w:tplc="C81A3170">
      <w:start w:val="5"/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6E7D12F5"/>
    <w:multiLevelType w:val="hybridMultilevel"/>
    <w:tmpl w:val="EC3428A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730011B9"/>
    <w:multiLevelType w:val="hybridMultilevel"/>
    <w:tmpl w:val="8A568E76"/>
    <w:lvl w:ilvl="0" w:tplc="9D26231E">
      <w:start w:val="2"/>
      <w:numFmt w:val="bullet"/>
      <w:lvlText w:val="-"/>
      <w:lvlJc w:val="left"/>
      <w:pPr>
        <w:ind w:left="502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0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2" w:hanging="440"/>
      </w:pPr>
      <w:rPr>
        <w:rFonts w:ascii="Wingdings" w:hAnsi="Wingdings" w:hint="default"/>
      </w:rPr>
    </w:lvl>
  </w:abstractNum>
  <w:abstractNum w:abstractNumId="24" w15:restartNumberingAfterBreak="0">
    <w:nsid w:val="76FD27B4"/>
    <w:multiLevelType w:val="hybridMultilevel"/>
    <w:tmpl w:val="9822B93C"/>
    <w:lvl w:ilvl="0" w:tplc="FFFFFFFF">
      <w:start w:val="1"/>
      <w:numFmt w:val="decimalEnclosedCircle"/>
      <w:lvlText w:val="%1"/>
      <w:lvlJc w:val="left"/>
      <w:pPr>
        <w:ind w:left="440" w:hanging="440"/>
      </w:p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7F34502C"/>
    <w:multiLevelType w:val="hybridMultilevel"/>
    <w:tmpl w:val="C6BCB3F0"/>
    <w:lvl w:ilvl="0" w:tplc="555C154A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18"/>
  </w:num>
  <w:num w:numId="4">
    <w:abstractNumId w:val="12"/>
  </w:num>
  <w:num w:numId="5">
    <w:abstractNumId w:val="14"/>
  </w:num>
  <w:num w:numId="6">
    <w:abstractNumId w:val="2"/>
  </w:num>
  <w:num w:numId="7">
    <w:abstractNumId w:val="4"/>
  </w:num>
  <w:num w:numId="8">
    <w:abstractNumId w:val="5"/>
  </w:num>
  <w:num w:numId="9">
    <w:abstractNumId w:val="19"/>
  </w:num>
  <w:num w:numId="10">
    <w:abstractNumId w:val="17"/>
  </w:num>
  <w:num w:numId="11">
    <w:abstractNumId w:val="16"/>
  </w:num>
  <w:num w:numId="12">
    <w:abstractNumId w:val="9"/>
  </w:num>
  <w:num w:numId="13">
    <w:abstractNumId w:val="23"/>
  </w:num>
  <w:num w:numId="14">
    <w:abstractNumId w:val="8"/>
  </w:num>
  <w:num w:numId="15">
    <w:abstractNumId w:val="7"/>
  </w:num>
  <w:num w:numId="16">
    <w:abstractNumId w:val="22"/>
  </w:num>
  <w:num w:numId="17">
    <w:abstractNumId w:val="20"/>
  </w:num>
  <w:num w:numId="18">
    <w:abstractNumId w:val="0"/>
  </w:num>
  <w:num w:numId="19">
    <w:abstractNumId w:val="25"/>
  </w:num>
  <w:num w:numId="20">
    <w:abstractNumId w:val="21"/>
  </w:num>
  <w:num w:numId="21">
    <w:abstractNumId w:val="15"/>
  </w:num>
  <w:num w:numId="22">
    <w:abstractNumId w:val="11"/>
  </w:num>
  <w:num w:numId="23">
    <w:abstractNumId w:val="10"/>
  </w:num>
  <w:num w:numId="24">
    <w:abstractNumId w:val="24"/>
  </w:num>
  <w:num w:numId="25">
    <w:abstractNumId w:val="13"/>
  </w:num>
  <w:num w:numId="26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SH">
    <w15:presenceInfo w15:providerId="None" w15:userId="CSH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2A4"/>
    <w:rsid w:val="00005B01"/>
    <w:rsid w:val="0002151A"/>
    <w:rsid w:val="0002603B"/>
    <w:rsid w:val="00027415"/>
    <w:rsid w:val="00031F1F"/>
    <w:rsid w:val="0003381E"/>
    <w:rsid w:val="000420BA"/>
    <w:rsid w:val="00052C0F"/>
    <w:rsid w:val="00057BE6"/>
    <w:rsid w:val="000636DE"/>
    <w:rsid w:val="000653ED"/>
    <w:rsid w:val="00067497"/>
    <w:rsid w:val="00075A69"/>
    <w:rsid w:val="00087944"/>
    <w:rsid w:val="00090450"/>
    <w:rsid w:val="000905BD"/>
    <w:rsid w:val="0009165F"/>
    <w:rsid w:val="0009284B"/>
    <w:rsid w:val="00097FED"/>
    <w:rsid w:val="000A145E"/>
    <w:rsid w:val="000A469E"/>
    <w:rsid w:val="000B5CE1"/>
    <w:rsid w:val="000B6CF8"/>
    <w:rsid w:val="000B6D58"/>
    <w:rsid w:val="000C12C3"/>
    <w:rsid w:val="000C79FE"/>
    <w:rsid w:val="000D6B84"/>
    <w:rsid w:val="000D73CF"/>
    <w:rsid w:val="000E2014"/>
    <w:rsid w:val="000F02A4"/>
    <w:rsid w:val="0010364D"/>
    <w:rsid w:val="00106CEF"/>
    <w:rsid w:val="0011009D"/>
    <w:rsid w:val="00120BDF"/>
    <w:rsid w:val="001243FF"/>
    <w:rsid w:val="00141072"/>
    <w:rsid w:val="00151D7B"/>
    <w:rsid w:val="001522EF"/>
    <w:rsid w:val="001526D4"/>
    <w:rsid w:val="00160FE1"/>
    <w:rsid w:val="00161C13"/>
    <w:rsid w:val="0016347A"/>
    <w:rsid w:val="0016402C"/>
    <w:rsid w:val="001657FE"/>
    <w:rsid w:val="00166E11"/>
    <w:rsid w:val="001752CC"/>
    <w:rsid w:val="00176954"/>
    <w:rsid w:val="0018327A"/>
    <w:rsid w:val="0018381E"/>
    <w:rsid w:val="00187491"/>
    <w:rsid w:val="00191A0A"/>
    <w:rsid w:val="001A7EB5"/>
    <w:rsid w:val="001C0D38"/>
    <w:rsid w:val="001C72EE"/>
    <w:rsid w:val="001D24EE"/>
    <w:rsid w:val="001D5873"/>
    <w:rsid w:val="001D7CE1"/>
    <w:rsid w:val="001E4C1A"/>
    <w:rsid w:val="001F0C06"/>
    <w:rsid w:val="00204D36"/>
    <w:rsid w:val="00210E31"/>
    <w:rsid w:val="0021678F"/>
    <w:rsid w:val="00221A98"/>
    <w:rsid w:val="002624A7"/>
    <w:rsid w:val="0027395C"/>
    <w:rsid w:val="002807D5"/>
    <w:rsid w:val="00294D77"/>
    <w:rsid w:val="00294E66"/>
    <w:rsid w:val="002977D3"/>
    <w:rsid w:val="002A062F"/>
    <w:rsid w:val="002B2142"/>
    <w:rsid w:val="002B3479"/>
    <w:rsid w:val="002D1BC1"/>
    <w:rsid w:val="002F2B8F"/>
    <w:rsid w:val="002F4CDB"/>
    <w:rsid w:val="002F76F3"/>
    <w:rsid w:val="003017BC"/>
    <w:rsid w:val="003059B8"/>
    <w:rsid w:val="003159CF"/>
    <w:rsid w:val="00320863"/>
    <w:rsid w:val="003257F3"/>
    <w:rsid w:val="00330494"/>
    <w:rsid w:val="00332494"/>
    <w:rsid w:val="0033374B"/>
    <w:rsid w:val="00335223"/>
    <w:rsid w:val="00342255"/>
    <w:rsid w:val="00343304"/>
    <w:rsid w:val="003455D5"/>
    <w:rsid w:val="003463F3"/>
    <w:rsid w:val="00350879"/>
    <w:rsid w:val="003536D9"/>
    <w:rsid w:val="00354F40"/>
    <w:rsid w:val="00355C3E"/>
    <w:rsid w:val="003614E6"/>
    <w:rsid w:val="003663F6"/>
    <w:rsid w:val="00384880"/>
    <w:rsid w:val="00384A89"/>
    <w:rsid w:val="003873C2"/>
    <w:rsid w:val="003911EF"/>
    <w:rsid w:val="0039325F"/>
    <w:rsid w:val="00395813"/>
    <w:rsid w:val="0039612C"/>
    <w:rsid w:val="003A1850"/>
    <w:rsid w:val="003B4440"/>
    <w:rsid w:val="003B522A"/>
    <w:rsid w:val="003B69F6"/>
    <w:rsid w:val="003C5B27"/>
    <w:rsid w:val="003C5CE8"/>
    <w:rsid w:val="003D64A8"/>
    <w:rsid w:val="003E1E38"/>
    <w:rsid w:val="003E330A"/>
    <w:rsid w:val="00407827"/>
    <w:rsid w:val="004139D7"/>
    <w:rsid w:val="00416753"/>
    <w:rsid w:val="00424CA9"/>
    <w:rsid w:val="00431570"/>
    <w:rsid w:val="00434371"/>
    <w:rsid w:val="00461F8F"/>
    <w:rsid w:val="00466BB2"/>
    <w:rsid w:val="00467A43"/>
    <w:rsid w:val="004754E1"/>
    <w:rsid w:val="00481437"/>
    <w:rsid w:val="004818DA"/>
    <w:rsid w:val="004853F7"/>
    <w:rsid w:val="00486513"/>
    <w:rsid w:val="00486F04"/>
    <w:rsid w:val="004A7A39"/>
    <w:rsid w:val="004B65DB"/>
    <w:rsid w:val="004D288A"/>
    <w:rsid w:val="004E2E96"/>
    <w:rsid w:val="004E48A6"/>
    <w:rsid w:val="004E7B47"/>
    <w:rsid w:val="0050759B"/>
    <w:rsid w:val="0052337E"/>
    <w:rsid w:val="00523EAC"/>
    <w:rsid w:val="00533873"/>
    <w:rsid w:val="00546B9F"/>
    <w:rsid w:val="0056353C"/>
    <w:rsid w:val="0056371D"/>
    <w:rsid w:val="00570505"/>
    <w:rsid w:val="00571040"/>
    <w:rsid w:val="005753D1"/>
    <w:rsid w:val="00582F06"/>
    <w:rsid w:val="00583123"/>
    <w:rsid w:val="0059000D"/>
    <w:rsid w:val="005919C4"/>
    <w:rsid w:val="005938F7"/>
    <w:rsid w:val="00593977"/>
    <w:rsid w:val="005A6837"/>
    <w:rsid w:val="005D62DE"/>
    <w:rsid w:val="005F0265"/>
    <w:rsid w:val="005F3234"/>
    <w:rsid w:val="005F3D8F"/>
    <w:rsid w:val="005F456E"/>
    <w:rsid w:val="005F6710"/>
    <w:rsid w:val="00601910"/>
    <w:rsid w:val="006107F6"/>
    <w:rsid w:val="00611D00"/>
    <w:rsid w:val="0061224F"/>
    <w:rsid w:val="00614747"/>
    <w:rsid w:val="00624421"/>
    <w:rsid w:val="00632D24"/>
    <w:rsid w:val="00633E20"/>
    <w:rsid w:val="006347E6"/>
    <w:rsid w:val="00635487"/>
    <w:rsid w:val="0067221F"/>
    <w:rsid w:val="0067381A"/>
    <w:rsid w:val="00675AB5"/>
    <w:rsid w:val="00686349"/>
    <w:rsid w:val="00690B78"/>
    <w:rsid w:val="006A1721"/>
    <w:rsid w:val="006A553C"/>
    <w:rsid w:val="006A70EF"/>
    <w:rsid w:val="006B017F"/>
    <w:rsid w:val="006B57BC"/>
    <w:rsid w:val="006E408F"/>
    <w:rsid w:val="006E5297"/>
    <w:rsid w:val="006E74FB"/>
    <w:rsid w:val="006F02E3"/>
    <w:rsid w:val="006F0567"/>
    <w:rsid w:val="006F14BD"/>
    <w:rsid w:val="006F46C6"/>
    <w:rsid w:val="00703FC5"/>
    <w:rsid w:val="00706530"/>
    <w:rsid w:val="00713828"/>
    <w:rsid w:val="00723C8A"/>
    <w:rsid w:val="0072658E"/>
    <w:rsid w:val="007268EC"/>
    <w:rsid w:val="007307E2"/>
    <w:rsid w:val="00732296"/>
    <w:rsid w:val="00743EAC"/>
    <w:rsid w:val="00750313"/>
    <w:rsid w:val="00752AEC"/>
    <w:rsid w:val="00760FF6"/>
    <w:rsid w:val="00767A31"/>
    <w:rsid w:val="00770A7D"/>
    <w:rsid w:val="007737A5"/>
    <w:rsid w:val="00775792"/>
    <w:rsid w:val="00775C09"/>
    <w:rsid w:val="0078358B"/>
    <w:rsid w:val="00783FFF"/>
    <w:rsid w:val="00790E54"/>
    <w:rsid w:val="00792CAE"/>
    <w:rsid w:val="007A2369"/>
    <w:rsid w:val="007A29F5"/>
    <w:rsid w:val="007A3AF5"/>
    <w:rsid w:val="007D494A"/>
    <w:rsid w:val="007D5C99"/>
    <w:rsid w:val="007D6794"/>
    <w:rsid w:val="00803AD3"/>
    <w:rsid w:val="0080600B"/>
    <w:rsid w:val="0080710F"/>
    <w:rsid w:val="00810279"/>
    <w:rsid w:val="00814087"/>
    <w:rsid w:val="00814632"/>
    <w:rsid w:val="00816299"/>
    <w:rsid w:val="008258B9"/>
    <w:rsid w:val="008324AD"/>
    <w:rsid w:val="00833F9D"/>
    <w:rsid w:val="0084023B"/>
    <w:rsid w:val="00850C7D"/>
    <w:rsid w:val="00851589"/>
    <w:rsid w:val="008542C1"/>
    <w:rsid w:val="00864D8A"/>
    <w:rsid w:val="00865733"/>
    <w:rsid w:val="0086628B"/>
    <w:rsid w:val="00881511"/>
    <w:rsid w:val="008861C4"/>
    <w:rsid w:val="0089674B"/>
    <w:rsid w:val="008A1844"/>
    <w:rsid w:val="008B22BC"/>
    <w:rsid w:val="008B3A7B"/>
    <w:rsid w:val="008B3D59"/>
    <w:rsid w:val="008B41F2"/>
    <w:rsid w:val="008B6516"/>
    <w:rsid w:val="008E57F8"/>
    <w:rsid w:val="008E6A31"/>
    <w:rsid w:val="008F5BF5"/>
    <w:rsid w:val="008F669B"/>
    <w:rsid w:val="00901754"/>
    <w:rsid w:val="00905B4C"/>
    <w:rsid w:val="00914D38"/>
    <w:rsid w:val="00923E3B"/>
    <w:rsid w:val="009311C8"/>
    <w:rsid w:val="00943C58"/>
    <w:rsid w:val="009536A7"/>
    <w:rsid w:val="009543FD"/>
    <w:rsid w:val="00960BCD"/>
    <w:rsid w:val="00961B22"/>
    <w:rsid w:val="00964ACC"/>
    <w:rsid w:val="00972934"/>
    <w:rsid w:val="009864D8"/>
    <w:rsid w:val="00991FB7"/>
    <w:rsid w:val="00993EFD"/>
    <w:rsid w:val="009A1C3C"/>
    <w:rsid w:val="009A220E"/>
    <w:rsid w:val="009A7EAB"/>
    <w:rsid w:val="009B27C4"/>
    <w:rsid w:val="009B34F8"/>
    <w:rsid w:val="009B4A9B"/>
    <w:rsid w:val="009B75D4"/>
    <w:rsid w:val="009C135B"/>
    <w:rsid w:val="009C3B73"/>
    <w:rsid w:val="009C48B9"/>
    <w:rsid w:val="009C7858"/>
    <w:rsid w:val="009D119B"/>
    <w:rsid w:val="009D5B00"/>
    <w:rsid w:val="009E1C46"/>
    <w:rsid w:val="009E2E37"/>
    <w:rsid w:val="009F5EC8"/>
    <w:rsid w:val="00A07A6B"/>
    <w:rsid w:val="00A17E19"/>
    <w:rsid w:val="00A22E92"/>
    <w:rsid w:val="00A23C46"/>
    <w:rsid w:val="00A2481A"/>
    <w:rsid w:val="00A3391E"/>
    <w:rsid w:val="00A33BAC"/>
    <w:rsid w:val="00A45786"/>
    <w:rsid w:val="00A47FA9"/>
    <w:rsid w:val="00A50696"/>
    <w:rsid w:val="00A50D40"/>
    <w:rsid w:val="00A531EC"/>
    <w:rsid w:val="00A55D8B"/>
    <w:rsid w:val="00A62733"/>
    <w:rsid w:val="00A67A57"/>
    <w:rsid w:val="00A71940"/>
    <w:rsid w:val="00A7297E"/>
    <w:rsid w:val="00A80B3A"/>
    <w:rsid w:val="00A903A6"/>
    <w:rsid w:val="00A9043E"/>
    <w:rsid w:val="00A94464"/>
    <w:rsid w:val="00A94595"/>
    <w:rsid w:val="00AA0BEB"/>
    <w:rsid w:val="00AA3838"/>
    <w:rsid w:val="00AA4AA9"/>
    <w:rsid w:val="00AB1123"/>
    <w:rsid w:val="00AB558A"/>
    <w:rsid w:val="00AB5FEA"/>
    <w:rsid w:val="00AB6974"/>
    <w:rsid w:val="00AC7332"/>
    <w:rsid w:val="00AD5EFC"/>
    <w:rsid w:val="00AE6A10"/>
    <w:rsid w:val="00AF1382"/>
    <w:rsid w:val="00B0036C"/>
    <w:rsid w:val="00B02836"/>
    <w:rsid w:val="00B0657F"/>
    <w:rsid w:val="00B12109"/>
    <w:rsid w:val="00B168F1"/>
    <w:rsid w:val="00B31456"/>
    <w:rsid w:val="00B346A8"/>
    <w:rsid w:val="00B35D00"/>
    <w:rsid w:val="00B47D77"/>
    <w:rsid w:val="00B53415"/>
    <w:rsid w:val="00B55271"/>
    <w:rsid w:val="00B611F2"/>
    <w:rsid w:val="00B7057E"/>
    <w:rsid w:val="00B75586"/>
    <w:rsid w:val="00B8156C"/>
    <w:rsid w:val="00B82372"/>
    <w:rsid w:val="00B84E68"/>
    <w:rsid w:val="00B97B9F"/>
    <w:rsid w:val="00BB3AF7"/>
    <w:rsid w:val="00BC027A"/>
    <w:rsid w:val="00BC3EA1"/>
    <w:rsid w:val="00BD2670"/>
    <w:rsid w:val="00BD566A"/>
    <w:rsid w:val="00BE172F"/>
    <w:rsid w:val="00BE5146"/>
    <w:rsid w:val="00BE7C18"/>
    <w:rsid w:val="00BF03F1"/>
    <w:rsid w:val="00BF0C2E"/>
    <w:rsid w:val="00BF1D28"/>
    <w:rsid w:val="00BF3352"/>
    <w:rsid w:val="00BF4F3D"/>
    <w:rsid w:val="00C0192D"/>
    <w:rsid w:val="00C12DC0"/>
    <w:rsid w:val="00C344BD"/>
    <w:rsid w:val="00C50D89"/>
    <w:rsid w:val="00C54924"/>
    <w:rsid w:val="00C576EA"/>
    <w:rsid w:val="00C57F1F"/>
    <w:rsid w:val="00C64F78"/>
    <w:rsid w:val="00C716F2"/>
    <w:rsid w:val="00C73D0E"/>
    <w:rsid w:val="00C7574F"/>
    <w:rsid w:val="00C87607"/>
    <w:rsid w:val="00C87B70"/>
    <w:rsid w:val="00C90C26"/>
    <w:rsid w:val="00C9302B"/>
    <w:rsid w:val="00C9574D"/>
    <w:rsid w:val="00CB0B80"/>
    <w:rsid w:val="00CB3248"/>
    <w:rsid w:val="00CB6E81"/>
    <w:rsid w:val="00CC4C88"/>
    <w:rsid w:val="00CD0F94"/>
    <w:rsid w:val="00CE74F7"/>
    <w:rsid w:val="00D03036"/>
    <w:rsid w:val="00D032E5"/>
    <w:rsid w:val="00D11EA0"/>
    <w:rsid w:val="00D129F7"/>
    <w:rsid w:val="00D1396E"/>
    <w:rsid w:val="00D1564A"/>
    <w:rsid w:val="00D24639"/>
    <w:rsid w:val="00D26E0C"/>
    <w:rsid w:val="00D30622"/>
    <w:rsid w:val="00D310F2"/>
    <w:rsid w:val="00D419BE"/>
    <w:rsid w:val="00D43E47"/>
    <w:rsid w:val="00D50671"/>
    <w:rsid w:val="00D55033"/>
    <w:rsid w:val="00D74389"/>
    <w:rsid w:val="00D909BD"/>
    <w:rsid w:val="00D923EA"/>
    <w:rsid w:val="00D92554"/>
    <w:rsid w:val="00DA152F"/>
    <w:rsid w:val="00DA2ED0"/>
    <w:rsid w:val="00DA3443"/>
    <w:rsid w:val="00DB16A6"/>
    <w:rsid w:val="00DB55F0"/>
    <w:rsid w:val="00DE4459"/>
    <w:rsid w:val="00DE5CCC"/>
    <w:rsid w:val="00DE6CB5"/>
    <w:rsid w:val="00DF1923"/>
    <w:rsid w:val="00DF4569"/>
    <w:rsid w:val="00DF48C1"/>
    <w:rsid w:val="00E02A13"/>
    <w:rsid w:val="00E077AA"/>
    <w:rsid w:val="00E13E2E"/>
    <w:rsid w:val="00E2407D"/>
    <w:rsid w:val="00E2565D"/>
    <w:rsid w:val="00E266BD"/>
    <w:rsid w:val="00E31885"/>
    <w:rsid w:val="00E37333"/>
    <w:rsid w:val="00E42B38"/>
    <w:rsid w:val="00E53AC4"/>
    <w:rsid w:val="00E60198"/>
    <w:rsid w:val="00E62B02"/>
    <w:rsid w:val="00E665EC"/>
    <w:rsid w:val="00E706D7"/>
    <w:rsid w:val="00E73805"/>
    <w:rsid w:val="00E83CBF"/>
    <w:rsid w:val="00E93AA3"/>
    <w:rsid w:val="00E972AB"/>
    <w:rsid w:val="00E979E6"/>
    <w:rsid w:val="00EA3C5B"/>
    <w:rsid w:val="00EB49CC"/>
    <w:rsid w:val="00EB7F60"/>
    <w:rsid w:val="00EE21A5"/>
    <w:rsid w:val="00EF2CDE"/>
    <w:rsid w:val="00EF2E40"/>
    <w:rsid w:val="00EF4EA0"/>
    <w:rsid w:val="00F11BE9"/>
    <w:rsid w:val="00F12DDC"/>
    <w:rsid w:val="00F24CD9"/>
    <w:rsid w:val="00F277D0"/>
    <w:rsid w:val="00F35E71"/>
    <w:rsid w:val="00F43F1A"/>
    <w:rsid w:val="00F549F0"/>
    <w:rsid w:val="00F5532D"/>
    <w:rsid w:val="00F55DF1"/>
    <w:rsid w:val="00F651D8"/>
    <w:rsid w:val="00F67045"/>
    <w:rsid w:val="00F7360B"/>
    <w:rsid w:val="00F9010F"/>
    <w:rsid w:val="00F96958"/>
    <w:rsid w:val="00FA335E"/>
    <w:rsid w:val="00FA7CBC"/>
    <w:rsid w:val="00FB1474"/>
    <w:rsid w:val="00FB1AF6"/>
    <w:rsid w:val="00FB6F31"/>
    <w:rsid w:val="00FC27D1"/>
    <w:rsid w:val="00FD57E0"/>
    <w:rsid w:val="00FE73F6"/>
    <w:rsid w:val="00FF6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734E74"/>
  <w15:chartTrackingRefBased/>
  <w15:docId w15:val="{2B61A974-0B4B-46B2-A14C-754335306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69F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F0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qFormat/>
    <w:rsid w:val="00005B01"/>
    <w:pPr>
      <w:ind w:leftChars="400" w:left="800"/>
    </w:pPr>
  </w:style>
  <w:style w:type="character" w:styleId="a5">
    <w:name w:val="Hyperlink"/>
    <w:basedOn w:val="a0"/>
    <w:uiPriority w:val="99"/>
    <w:unhideWhenUsed/>
    <w:rsid w:val="00332494"/>
    <w:rPr>
      <w:color w:val="0000FF"/>
      <w:u w:val="single"/>
    </w:rPr>
  </w:style>
  <w:style w:type="character" w:customStyle="1" w:styleId="1">
    <w:name w:val="확인되지 않은 멘션1"/>
    <w:basedOn w:val="a0"/>
    <w:uiPriority w:val="99"/>
    <w:semiHidden/>
    <w:unhideWhenUsed/>
    <w:rsid w:val="00BC3EA1"/>
    <w:rPr>
      <w:color w:val="605E5C"/>
      <w:shd w:val="clear" w:color="auto" w:fill="E1DFDD"/>
    </w:rPr>
  </w:style>
  <w:style w:type="character" w:styleId="a6">
    <w:name w:val="annotation reference"/>
    <w:basedOn w:val="a0"/>
    <w:uiPriority w:val="99"/>
    <w:semiHidden/>
    <w:unhideWhenUsed/>
    <w:rsid w:val="009C3B73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9C3B73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9C3B73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9C3B73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9C3B73"/>
    <w:rPr>
      <w:b/>
      <w:bCs/>
    </w:rPr>
  </w:style>
  <w:style w:type="paragraph" w:styleId="a9">
    <w:name w:val="header"/>
    <w:basedOn w:val="a"/>
    <w:link w:val="Char1"/>
    <w:uiPriority w:val="99"/>
    <w:unhideWhenUsed/>
    <w:rsid w:val="003159C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3159CF"/>
  </w:style>
  <w:style w:type="paragraph" w:styleId="aa">
    <w:name w:val="footer"/>
    <w:basedOn w:val="a"/>
    <w:link w:val="Char2"/>
    <w:uiPriority w:val="99"/>
    <w:unhideWhenUsed/>
    <w:rsid w:val="003159CF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3159CF"/>
  </w:style>
  <w:style w:type="paragraph" w:styleId="ab">
    <w:name w:val="Revision"/>
    <w:hidden/>
    <w:uiPriority w:val="99"/>
    <w:semiHidden/>
    <w:rsid w:val="00F24CD9"/>
    <w:pPr>
      <w:spacing w:after="0" w:line="240" w:lineRule="auto"/>
      <w:jc w:val="left"/>
    </w:pPr>
  </w:style>
  <w:style w:type="table" w:customStyle="1" w:styleId="10">
    <w:name w:val="표 구분선1"/>
    <w:basedOn w:val="a1"/>
    <w:next w:val="a3"/>
    <w:uiPriority w:val="39"/>
    <w:rsid w:val="000653ED"/>
    <w:pPr>
      <w:spacing w:after="0" w:line="240" w:lineRule="auto"/>
      <w:jc w:val="left"/>
    </w:pPr>
    <w:rPr>
      <w:rFonts w:ascii="맑은 고딕" w:eastAsia="맑은 고딕" w:hAnsi="맑은 고딕" w:cs="맑은 고딕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Char3"/>
    <w:uiPriority w:val="99"/>
    <w:semiHidden/>
    <w:unhideWhenUsed/>
    <w:rsid w:val="009D119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c"/>
    <w:uiPriority w:val="99"/>
    <w:semiHidden/>
    <w:rsid w:val="009D119B"/>
    <w:rPr>
      <w:rFonts w:asciiTheme="majorHAnsi" w:eastAsiaTheme="majorEastAsia" w:hAnsiTheme="majorHAnsi" w:cstheme="majorBidi"/>
      <w:sz w:val="18"/>
      <w:szCs w:val="18"/>
    </w:rPr>
  </w:style>
  <w:style w:type="character" w:customStyle="1" w:styleId="2">
    <w:name w:val="확인되지 않은 멘션2"/>
    <w:basedOn w:val="a0"/>
    <w:uiPriority w:val="99"/>
    <w:semiHidden/>
    <w:unhideWhenUsed/>
    <w:rsid w:val="00A07A6B"/>
    <w:rPr>
      <w:color w:val="605E5C"/>
      <w:shd w:val="clear" w:color="auto" w:fill="E1DFDD"/>
    </w:rPr>
  </w:style>
  <w:style w:type="character" w:styleId="ad">
    <w:name w:val="Unresolved Mention"/>
    <w:basedOn w:val="a0"/>
    <w:uiPriority w:val="99"/>
    <w:semiHidden/>
    <w:unhideWhenUsed/>
    <w:rsid w:val="00523E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2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8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5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3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0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CSH</dc:creator>
  <cp:keywords/>
  <dc:description/>
  <cp:lastModifiedBy>CSH</cp:lastModifiedBy>
  <cp:revision>4</cp:revision>
  <dcterms:created xsi:type="dcterms:W3CDTF">2026-04-22T05:21:00Z</dcterms:created>
  <dcterms:modified xsi:type="dcterms:W3CDTF">2026-04-26T23:41:00Z</dcterms:modified>
</cp:coreProperties>
</file>