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0EBAE" w14:textId="5057B8B9" w:rsidR="004E2E96" w:rsidRDefault="0009284B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  <w:r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폴리볼</w:t>
      </w:r>
      <w:r w:rsidR="000F02A4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</w:t>
      </w:r>
      <w:r w:rsidR="00A7297E" w:rsidRPr="004818D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개인정보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 xml:space="preserve"> 수집 및 이용(</w:t>
      </w:r>
      <w:r w:rsidR="00723C8A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이벤트</w:t>
      </w:r>
      <w:r w:rsidR="004E2E96">
        <w:rPr>
          <w:rFonts w:asciiTheme="majorHAnsi" w:eastAsiaTheme="majorHAnsi" w:hAnsiTheme="majorHAnsi" w:hint="eastAsia"/>
          <w:b/>
          <w:bCs/>
          <w:spacing w:val="-14"/>
          <w:sz w:val="32"/>
          <w:szCs w:val="36"/>
        </w:rPr>
        <w:t>)</w:t>
      </w:r>
    </w:p>
    <w:p w14:paraId="53550A88" w14:textId="77777777" w:rsidR="004E2E96" w:rsidRPr="004E2E96" w:rsidRDefault="004E2E96" w:rsidP="004E2E96">
      <w:pPr>
        <w:jc w:val="center"/>
        <w:rPr>
          <w:rFonts w:asciiTheme="majorHAnsi" w:eastAsiaTheme="majorHAnsi" w:hAnsiTheme="majorHAnsi"/>
          <w:b/>
          <w:bCs/>
          <w:spacing w:val="-14"/>
          <w:sz w:val="32"/>
          <w:szCs w:val="36"/>
        </w:rPr>
      </w:pPr>
    </w:p>
    <w:p w14:paraId="46425DE5" w14:textId="2A015CE2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/>
          <w:spacing w:val="-14"/>
          <w:sz w:val="18"/>
          <w:szCs w:val="18"/>
        </w:rPr>
        <w:t>(주)헥토이노베이션(이하 “회사”) 「개인정보 보호법」 제15조 및 관계 법령이 정한 바에 따라, 폴리볼(PolyBall) 서비스(이하 "서비스") 제공을 위해 필요 최소한의 범위에서 개인정보를 수집·이용합니다.</w:t>
      </w:r>
    </w:p>
    <w:p w14:paraId="628A7744" w14:textId="7B18E3EB" w:rsidR="004E2E96" w:rsidRPr="004E2E96" w:rsidRDefault="004E2E96" w:rsidP="004E2E96">
      <w:pPr>
        <w:rPr>
          <w:rFonts w:asciiTheme="majorHAnsi" w:eastAsiaTheme="majorHAnsi" w:hAnsiTheme="majorHAnsi"/>
          <w:spacing w:val="-14"/>
          <w:sz w:val="18"/>
          <w:szCs w:val="18"/>
        </w:rPr>
      </w:pPr>
      <w:r w:rsidRPr="004E2E96">
        <w:rPr>
          <w:rFonts w:asciiTheme="majorHAnsi" w:eastAsiaTheme="majorHAnsi" w:hAnsiTheme="majorHAnsi" w:hint="eastAsia"/>
          <w:spacing w:val="-14"/>
          <w:sz w:val="18"/>
          <w:szCs w:val="18"/>
        </w:rPr>
        <w:t>처리하고</w:t>
      </w:r>
      <w:r w:rsidRPr="004E2E96">
        <w:rPr>
          <w:rFonts w:asciiTheme="majorHAnsi" w:eastAsiaTheme="majorHAnsi" w:hAnsiTheme="majorHAnsi"/>
          <w:spacing w:val="-14"/>
          <w:sz w:val="18"/>
          <w:szCs w:val="18"/>
        </w:rPr>
        <w:t xml:space="preserve"> 있는 개인정보는 아래의 목적 외의 용도로는 이용되지 않으며, 이용 목적이 변경되는 경우에는 「개인정보 보호법」 제18조에 따라 별도의 동의를 받는 등 필요한 조치를 이행할 예정입니다.</w:t>
      </w:r>
    </w:p>
    <w:p w14:paraId="408079C0" w14:textId="1999CFAF" w:rsidR="00AB1123" w:rsidRPr="004E2E96" w:rsidRDefault="00AB1123" w:rsidP="000F02A4">
      <w:pPr>
        <w:jc w:val="left"/>
        <w:rPr>
          <w:rFonts w:asciiTheme="majorHAnsi" w:eastAsiaTheme="majorHAnsi" w:hAnsiTheme="majorHAnsi"/>
          <w:b/>
          <w:bCs/>
          <w:spacing w:val="-14"/>
        </w:rPr>
      </w:pPr>
    </w:p>
    <w:p w14:paraId="05641532" w14:textId="77777777" w:rsidR="00BE7C18" w:rsidRPr="00FC27D1" w:rsidRDefault="00BE7C18" w:rsidP="00BE7C18">
      <w:pPr>
        <w:jc w:val="left"/>
        <w:rPr>
          <w:rFonts w:eastAsia="Times New Roman"/>
          <w:b/>
          <w:bCs/>
          <w:spacing w:val="-14"/>
        </w:rPr>
      </w:pPr>
      <w:r w:rsidRPr="00FC27D1">
        <w:rPr>
          <w:rFonts w:eastAsia="Times New Roman"/>
          <w:b/>
          <w:bCs/>
          <w:spacing w:val="-14"/>
        </w:rPr>
        <w:t>정보주체의 동의를 받아 처리하는 개인정보</w:t>
      </w:r>
    </w:p>
    <w:p w14:paraId="45AC267A" w14:textId="0988A0F0" w:rsidR="00330494" w:rsidRPr="002A062F" w:rsidRDefault="00BE7C18" w:rsidP="00FC27D1">
      <w:pPr>
        <w:jc w:val="left"/>
        <w:rPr>
          <w:spacing w:val="-14"/>
          <w:sz w:val="18"/>
          <w:szCs w:val="20"/>
        </w:rPr>
      </w:pPr>
      <w:r w:rsidRPr="00FC27D1">
        <w:rPr>
          <w:rFonts w:eastAsia="Times New Roman"/>
          <w:spacing w:val="-14"/>
          <w:sz w:val="18"/>
          <w:szCs w:val="20"/>
        </w:rPr>
        <w:t>회사는 「개인정보 보호법」 제15조제1항제1호에 따라 다음의 개인정보 항목을 정보주체의 사전 동의를 받아 처리하고 있습니다.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2894"/>
        <w:gridCol w:w="3057"/>
        <w:gridCol w:w="2100"/>
      </w:tblGrid>
      <w:tr w:rsidR="00FC27D1" w14:paraId="69D960B1" w14:textId="77777777" w:rsidTr="00FC27D1">
        <w:tc>
          <w:tcPr>
            <w:tcW w:w="1413" w:type="dxa"/>
            <w:shd w:val="clear" w:color="auto" w:fill="D9D9D9" w:themeFill="background1" w:themeFillShade="D9"/>
          </w:tcPr>
          <w:p w14:paraId="3C8400B1" w14:textId="1669FF36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구분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7E406EAF" w14:textId="630D5EE8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필수/선택</w:t>
            </w:r>
          </w:p>
        </w:tc>
        <w:tc>
          <w:tcPr>
            <w:tcW w:w="2894" w:type="dxa"/>
            <w:shd w:val="clear" w:color="auto" w:fill="D9D9D9" w:themeFill="background1" w:themeFillShade="D9"/>
          </w:tcPr>
          <w:p w14:paraId="2F1B4D42" w14:textId="0E1BF76D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목적</w:t>
            </w:r>
          </w:p>
        </w:tc>
        <w:tc>
          <w:tcPr>
            <w:tcW w:w="3057" w:type="dxa"/>
            <w:shd w:val="clear" w:color="auto" w:fill="D9D9D9" w:themeFill="background1" w:themeFillShade="D9"/>
          </w:tcPr>
          <w:p w14:paraId="40630C84" w14:textId="75AB8B31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수집 · 이용 항목</w:t>
            </w:r>
          </w:p>
        </w:tc>
        <w:tc>
          <w:tcPr>
            <w:tcW w:w="2100" w:type="dxa"/>
            <w:shd w:val="clear" w:color="auto" w:fill="D9D9D9" w:themeFill="background1" w:themeFillShade="D9"/>
          </w:tcPr>
          <w:p w14:paraId="456FB757" w14:textId="08C05964" w:rsidR="00FC27D1" w:rsidRDefault="00FC27D1" w:rsidP="000F02A4">
            <w:pPr>
              <w:jc w:val="left"/>
              <w:rPr>
                <w:rFonts w:asciiTheme="majorHAnsi" w:eastAsiaTheme="majorHAnsi" w:hAnsiTheme="majorHAnsi"/>
                <w:b/>
                <w:bCs/>
                <w:spacing w:val="-14"/>
                <w:sz w:val="18"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pacing w:val="-14"/>
                <w:sz w:val="18"/>
                <w:szCs w:val="20"/>
              </w:rPr>
              <w:t>보유 및 이용 기간</w:t>
            </w:r>
          </w:p>
        </w:tc>
      </w:tr>
      <w:tr w:rsidR="001D2432" w14:paraId="7BDCC965" w14:textId="77777777" w:rsidTr="00FC27D1">
        <w:trPr>
          <w:ins w:id="0" w:author="CSH" w:date="2026-04-27T08:47:00Z"/>
        </w:trPr>
        <w:tc>
          <w:tcPr>
            <w:tcW w:w="1413" w:type="dxa"/>
          </w:tcPr>
          <w:p w14:paraId="7D93D125" w14:textId="67D59BBB" w:rsidR="001D2432" w:rsidRPr="00092B35" w:rsidRDefault="001D2432" w:rsidP="001D2432">
            <w:pPr>
              <w:jc w:val="left"/>
              <w:rPr>
                <w:ins w:id="1" w:author="CSH" w:date="2026-04-27T08:47:00Z"/>
                <w:rFonts w:eastAsia="Times New Roman"/>
                <w:spacing w:val="-14"/>
                <w:sz w:val="18"/>
                <w:szCs w:val="20"/>
              </w:rPr>
            </w:pPr>
            <w:commentRangeStart w:id="2"/>
            <w:ins w:id="3" w:author="CSH" w:date="2026-04-27T08:47:00Z">
              <w:r>
                <w:rPr>
                  <w:rFonts w:cs="맑은 고딕" w:hint="eastAsia"/>
                  <w:spacing w:val="-14"/>
                  <w:sz w:val="18"/>
                  <w:szCs w:val="20"/>
                </w:rPr>
                <w:t>친구초대</w:t>
              </w:r>
              <w:commentRangeEnd w:id="2"/>
              <w:r>
                <w:rPr>
                  <w:rStyle w:val="a6"/>
                </w:rPr>
                <w:commentReference w:id="2"/>
              </w:r>
            </w:ins>
          </w:p>
        </w:tc>
        <w:tc>
          <w:tcPr>
            <w:tcW w:w="992" w:type="dxa"/>
          </w:tcPr>
          <w:p w14:paraId="2ACB71E7" w14:textId="0F94354E" w:rsidR="001D2432" w:rsidRPr="00092B35" w:rsidRDefault="001D2432" w:rsidP="001D2432">
            <w:pPr>
              <w:jc w:val="left"/>
              <w:rPr>
                <w:ins w:id="4" w:author="CSH" w:date="2026-04-27T08:47:00Z"/>
                <w:rFonts w:eastAsia="Times New Roman"/>
                <w:spacing w:val="-14"/>
                <w:sz w:val="18"/>
                <w:szCs w:val="20"/>
              </w:rPr>
            </w:pPr>
            <w:ins w:id="5" w:author="CSH" w:date="2026-04-27T08:47:00Z">
              <w:r>
                <w:rPr>
                  <w:rFonts w:cs="맑은 고딕" w:hint="eastAsia"/>
                  <w:spacing w:val="-14"/>
                  <w:sz w:val="18"/>
                  <w:szCs w:val="20"/>
                </w:rPr>
                <w:t>선택</w:t>
              </w:r>
            </w:ins>
          </w:p>
        </w:tc>
        <w:tc>
          <w:tcPr>
            <w:tcW w:w="2894" w:type="dxa"/>
          </w:tcPr>
          <w:p w14:paraId="59DD6F54" w14:textId="43CDA111" w:rsidR="001D2432" w:rsidRPr="00092B35" w:rsidRDefault="001D2432" w:rsidP="001D2432">
            <w:pPr>
              <w:jc w:val="left"/>
              <w:rPr>
                <w:ins w:id="6" w:author="CSH" w:date="2026-04-27T08:47:00Z"/>
                <w:rFonts w:eastAsia="Times New Roman"/>
                <w:b/>
                <w:bCs/>
                <w:spacing w:val="-14"/>
              </w:rPr>
            </w:pPr>
            <w:ins w:id="7" w:author="CSH" w:date="2026-04-27T08:47:00Z">
              <w:r>
                <w:rPr>
                  <w:rFonts w:cs="맑은 고딕" w:hint="eastAsia"/>
                  <w:b/>
                  <w:bCs/>
                  <w:spacing w:val="-14"/>
                </w:rPr>
                <w:t>친구 초대 이벤트 참여 확인 및 보상 지급,</w:t>
              </w:r>
              <w:r>
                <w:rPr>
                  <w:rFonts w:cs="맑은 고딕"/>
                  <w:b/>
                  <w:bCs/>
                  <w:spacing w:val="-14"/>
                </w:rPr>
                <w:t xml:space="preserve"> </w:t>
              </w:r>
              <w:r>
                <w:rPr>
                  <w:rFonts w:cs="맑은 고딕" w:hint="eastAsia"/>
                  <w:b/>
                  <w:bCs/>
                  <w:spacing w:val="-14"/>
                </w:rPr>
                <w:t>부정 참여 방지</w:t>
              </w:r>
            </w:ins>
          </w:p>
        </w:tc>
        <w:tc>
          <w:tcPr>
            <w:tcW w:w="3057" w:type="dxa"/>
          </w:tcPr>
          <w:p w14:paraId="1F04BD23" w14:textId="42A8D7B3" w:rsidR="001D2432" w:rsidRPr="00092B35" w:rsidRDefault="001D2432" w:rsidP="001D2432">
            <w:pPr>
              <w:jc w:val="left"/>
              <w:rPr>
                <w:ins w:id="8" w:author="CSH" w:date="2026-04-27T08:47:00Z"/>
                <w:rFonts w:eastAsia="Times New Roman"/>
                <w:spacing w:val="-14"/>
                <w:sz w:val="18"/>
                <w:szCs w:val="20"/>
              </w:rPr>
            </w:pPr>
            <w:ins w:id="9" w:author="CSH" w:date="2026-04-27T08:47:00Z">
              <w:r>
                <w:rPr>
                  <w:rFonts w:cs="맑은 고딕" w:hint="eastAsia"/>
                  <w:spacing w:val="-14"/>
                  <w:sz w:val="18"/>
                  <w:szCs w:val="20"/>
                </w:rPr>
                <w:t>이메일,</w:t>
              </w:r>
              <w:r>
                <w:rPr>
                  <w:rFonts w:cs="맑은 고딕"/>
                  <w:spacing w:val="-14"/>
                  <w:sz w:val="18"/>
                  <w:szCs w:val="20"/>
                </w:rPr>
                <w:t xml:space="preserve"> </w:t>
              </w:r>
              <w:r>
                <w:rPr>
                  <w:rFonts w:cs="맑은 고딕" w:hint="eastAsia"/>
                  <w:spacing w:val="-14"/>
                  <w:sz w:val="18"/>
                  <w:szCs w:val="20"/>
                </w:rPr>
                <w:t>초대코드,</w:t>
              </w:r>
              <w:r>
                <w:rPr>
                  <w:rFonts w:cs="맑은 고딕"/>
                  <w:spacing w:val="-14"/>
                  <w:sz w:val="18"/>
                  <w:szCs w:val="20"/>
                </w:rPr>
                <w:t xml:space="preserve"> </w:t>
              </w:r>
              <w:r>
                <w:rPr>
                  <w:rFonts w:cs="맑은 고딕" w:hint="eastAsia"/>
                  <w:spacing w:val="-14"/>
                  <w:sz w:val="18"/>
                  <w:szCs w:val="20"/>
                </w:rPr>
                <w:t>초대 관계 정보(초대자 · 피초대자 식별값)</w:t>
              </w:r>
              <w:r>
                <w:rPr>
                  <w:rFonts w:cs="맑은 고딕"/>
                  <w:spacing w:val="-14"/>
                  <w:sz w:val="18"/>
                  <w:szCs w:val="20"/>
                </w:rPr>
                <w:t xml:space="preserve">, </w:t>
              </w:r>
              <w:r>
                <w:rPr>
                  <w:rFonts w:cs="맑은 고딕" w:hint="eastAsia"/>
                  <w:spacing w:val="-14"/>
                  <w:sz w:val="18"/>
                  <w:szCs w:val="20"/>
                </w:rPr>
                <w:t>보상 지급 이력</w:t>
              </w:r>
            </w:ins>
          </w:p>
        </w:tc>
        <w:tc>
          <w:tcPr>
            <w:tcW w:w="2100" w:type="dxa"/>
          </w:tcPr>
          <w:p w14:paraId="13D8B678" w14:textId="6267D5A7" w:rsidR="001D2432" w:rsidRPr="00092B35" w:rsidRDefault="001D2432" w:rsidP="001D2432">
            <w:pPr>
              <w:jc w:val="left"/>
              <w:rPr>
                <w:ins w:id="10" w:author="CSH" w:date="2026-04-27T08:47:00Z"/>
                <w:rFonts w:ascii="Google Sans Text" w:hAnsi="Google Sans Text" w:hint="eastAsia"/>
                <w:b/>
                <w:bCs/>
                <w:color w:val="303030"/>
                <w:shd w:val="clear" w:color="auto" w:fill="FFFFFF"/>
              </w:rPr>
            </w:pPr>
            <w:ins w:id="11" w:author="CSH" w:date="2026-04-27T08:47:00Z"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회원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탈퇴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또는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동의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철회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시까지</w:t>
              </w:r>
              <w:r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br/>
                <w:t>(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단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,</w:t>
              </w:r>
              <w:r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중복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수령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방지를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위해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탈퇴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시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이메일을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별도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분리하여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/>
                  <w:b/>
                  <w:bCs/>
                  <w:color w:val="303030"/>
                  <w:shd w:val="clear" w:color="auto" w:fill="FFFFFF"/>
                </w:rPr>
                <w:t>90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일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간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보관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후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 xml:space="preserve"> 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파기</w:t>
              </w:r>
              <w:r>
                <w:rPr>
                  <w:rFonts w:ascii="Google Sans Text" w:hAnsi="Google Sans Text" w:hint="eastAsia"/>
                  <w:b/>
                  <w:bCs/>
                  <w:color w:val="303030"/>
                  <w:shd w:val="clear" w:color="auto" w:fill="FFFFFF"/>
                </w:rPr>
                <w:t>)</w:t>
              </w:r>
            </w:ins>
          </w:p>
        </w:tc>
      </w:tr>
    </w:tbl>
    <w:p w14:paraId="10F9292C" w14:textId="115520FC" w:rsidR="00FC27D1" w:rsidRPr="004E2E96" w:rsidRDefault="00FC27D1" w:rsidP="000F02A4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</w:p>
    <w:p w14:paraId="67F9AB72" w14:textId="70274FDE" w:rsidR="00BE7C18" w:rsidRDefault="00723C8A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 w:rsidRPr="00723C8A">
        <w:rPr>
          <w:rFonts w:asciiTheme="majorHAnsi" w:eastAsiaTheme="majorHAnsi" w:hAnsiTheme="majorHAnsi" w:hint="eastAsia"/>
          <w:spacing w:val="-14"/>
          <w:sz w:val="18"/>
          <w:szCs w:val="20"/>
        </w:rPr>
        <w:t>위</w:t>
      </w:r>
      <w:r w:rsidRPr="00723C8A">
        <w:rPr>
          <w:rFonts w:asciiTheme="majorHAnsi" w:eastAsiaTheme="majorHAnsi" w:hAnsiTheme="majorHAnsi"/>
          <w:spacing w:val="-14"/>
          <w:sz w:val="18"/>
          <w:szCs w:val="20"/>
        </w:rPr>
        <w:t xml:space="preserve"> 개인정보 수집 및 이용에 동의하지 않으실 수 있으며, 동의하지 않으셔도 앱 이용은 가능합니다. 다만, 동의하지 않으실 경우 </w:t>
      </w:r>
      <w:r>
        <w:rPr>
          <w:rFonts w:asciiTheme="majorHAnsi" w:eastAsiaTheme="majorHAnsi" w:hAnsiTheme="majorHAnsi" w:hint="eastAsia"/>
          <w:spacing w:val="-14"/>
          <w:sz w:val="18"/>
          <w:szCs w:val="20"/>
        </w:rPr>
        <w:t>이벤트 참여 및 보상</w:t>
      </w:r>
      <w:r w:rsidRPr="00723C8A">
        <w:rPr>
          <w:rFonts w:asciiTheme="majorHAnsi" w:eastAsiaTheme="majorHAnsi" w:hAnsiTheme="majorHAnsi"/>
          <w:spacing w:val="-14"/>
          <w:sz w:val="18"/>
          <w:szCs w:val="20"/>
        </w:rPr>
        <w:t xml:space="preserve"> 제공이 어려울 수 있습니다.</w:t>
      </w:r>
    </w:p>
    <w:p w14:paraId="7587F950" w14:textId="101605B6" w:rsidR="00BE7C18" w:rsidRPr="004E2E96" w:rsidRDefault="00BE7C18" w:rsidP="00BE7C18">
      <w:pPr>
        <w:jc w:val="left"/>
        <w:rPr>
          <w:rFonts w:asciiTheme="majorHAnsi" w:eastAsiaTheme="majorHAnsi" w:hAnsiTheme="majorHAnsi"/>
          <w:spacing w:val="-14"/>
          <w:sz w:val="18"/>
          <w:szCs w:val="20"/>
        </w:rPr>
      </w:pPr>
      <w:r>
        <w:rPr>
          <w:rFonts w:asciiTheme="majorHAnsi" w:eastAsiaTheme="majorHAnsi" w:hAnsiTheme="majorHAnsi" w:hint="eastAsia"/>
          <w:noProof/>
          <w:spacing w:val="-14"/>
          <w:sz w:val="1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CD5F2" wp14:editId="40C76E79">
                <wp:simplePos x="0" y="0"/>
                <wp:positionH relativeFrom="column">
                  <wp:posOffset>2397125</wp:posOffset>
                </wp:positionH>
                <wp:positionV relativeFrom="paragraph">
                  <wp:posOffset>158127</wp:posOffset>
                </wp:positionV>
                <wp:extent cx="1595886" cy="439947"/>
                <wp:effectExtent l="0" t="0" r="4445" b="0"/>
                <wp:wrapNone/>
                <wp:docPr id="1" name="사각형: 둥근 모서리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886" cy="43994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8F70D" w14:textId="1AA82DC9" w:rsidR="00BE7C18" w:rsidRPr="00BE7C18" w:rsidRDefault="00BE7C18" w:rsidP="00BE7C1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E7C18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</w:rPr>
                              <w:t>동의하기</w:t>
                            </w:r>
                          </w:p>
                          <w:p w14:paraId="463148F8" w14:textId="77777777" w:rsidR="00BE7C18" w:rsidRDefault="00BE7C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CD5F2" id="사각형: 둥근 모서리 1" o:spid="_x0000_s1026" style="position:absolute;margin-left:188.75pt;margin-top:12.45pt;width:125.6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" fillcolor="#d9e2f3 [660]" stroked="f" strokeweight="1pt">
                <v:stroke joinstyle="miter"/>
                <v:textbox>
                  <w:txbxContent>
                    <w:p w14:paraId="4B18F70D" w14:textId="1AA82DC9" w:rsidR="00BE7C18" w:rsidRPr="00BE7C18" w:rsidRDefault="00BE7C18" w:rsidP="00BE7C1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BE7C18">
                        <w:rPr>
                          <w:rFonts w:hint="eastAsia"/>
                          <w:b/>
                          <w:bCs/>
                          <w:color w:val="000000" w:themeColor="text1"/>
                        </w:rPr>
                        <w:t>동의하기</w:t>
                      </w:r>
                    </w:p>
                    <w:p w14:paraId="463148F8" w14:textId="77777777" w:rsidR="00BE7C18" w:rsidRDefault="00BE7C18"/>
                  </w:txbxContent>
                </v:textbox>
              </v:roundrect>
            </w:pict>
          </mc:Fallback>
        </mc:AlternateContent>
      </w:r>
    </w:p>
    <w:sectPr w:rsidR="00BE7C18" w:rsidRPr="004E2E96" w:rsidSect="001D7CE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CSH" w:date="2026-04-24T15:44:00Z" w:initials="C">
    <w:p w14:paraId="08C43D63" w14:textId="77777777" w:rsidR="001D2432" w:rsidRPr="003D3A2F" w:rsidRDefault="001D2432">
      <w:pPr>
        <w:pStyle w:val="a7"/>
        <w:rPr>
          <w:b/>
          <w:bCs/>
        </w:rPr>
      </w:pPr>
      <w:r>
        <w:rPr>
          <w:rStyle w:val="a6"/>
        </w:rPr>
        <w:annotationRef/>
      </w:r>
      <w:r w:rsidRPr="003D3A2F">
        <w:rPr>
          <w:rFonts w:hint="eastAsia"/>
          <w:b/>
          <w:bCs/>
          <w:color w:val="70AD47" w:themeColor="accent6"/>
        </w:rPr>
        <w:t>[추가 항목]</w:t>
      </w:r>
    </w:p>
    <w:p w14:paraId="5C8FCE32" w14:textId="77777777" w:rsidR="001D2432" w:rsidRDefault="001D2432">
      <w:pPr>
        <w:pStyle w:val="a7"/>
      </w:pPr>
      <w:r>
        <w:rPr>
          <w:rFonts w:hint="eastAsia"/>
        </w:rPr>
        <w:t xml:space="preserve">폴리볼 서비스에 신설되는 </w:t>
      </w:r>
      <w:r>
        <w:t>‘</w:t>
      </w:r>
      <w:r>
        <w:rPr>
          <w:rFonts w:hint="eastAsia"/>
        </w:rPr>
        <w:t>친구초대</w:t>
      </w:r>
      <w:r>
        <w:t xml:space="preserve">’ </w:t>
      </w:r>
      <w:r>
        <w:rPr>
          <w:rFonts w:hint="eastAsia"/>
        </w:rPr>
        <w:t>관련 조항을 추가합니다.</w:t>
      </w:r>
    </w:p>
    <w:p w14:paraId="04EF1AF5" w14:textId="77777777" w:rsidR="001D2432" w:rsidRDefault="001D2432">
      <w:pPr>
        <w:pStyle w:val="a7"/>
      </w:pPr>
    </w:p>
    <w:p w14:paraId="1EDFED02" w14:textId="3FD28616" w:rsidR="001D2432" w:rsidRDefault="001D2432">
      <w:pPr>
        <w:pStyle w:val="a7"/>
        <w:rPr>
          <w:rFonts w:hint="eastAsia"/>
        </w:rPr>
      </w:pPr>
      <w:r>
        <w:rPr>
          <w:rFonts w:hint="eastAsia"/>
        </w:rPr>
        <w:t xml:space="preserve">친구초대 이벤트의 부정 이용 방지(보상 중복 수령)를 위하여 </w:t>
      </w:r>
      <w:r>
        <w:t>‘</w:t>
      </w:r>
      <w:r>
        <w:rPr>
          <w:rFonts w:hint="eastAsia"/>
        </w:rPr>
        <w:t>이메일</w:t>
      </w:r>
      <w:r>
        <w:t xml:space="preserve">’ </w:t>
      </w:r>
      <w:r>
        <w:rPr>
          <w:rFonts w:hint="eastAsia"/>
        </w:rPr>
        <w:t xml:space="preserve">항목은 별도 </w:t>
      </w:r>
      <w:r>
        <w:t>90</w:t>
      </w:r>
      <w:r>
        <w:rPr>
          <w:rFonts w:hint="eastAsia"/>
        </w:rPr>
        <w:t>일 간 분리 보관 후 파기할 예정입니다.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DFED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960E47" w16cex:dateUtc="2026-04-24T06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DFED02" w16cid:durableId="2D960E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540C0" w14:textId="77777777" w:rsidR="00093F10" w:rsidRDefault="00093F10" w:rsidP="003159CF">
      <w:pPr>
        <w:spacing w:after="0" w:line="240" w:lineRule="auto"/>
      </w:pPr>
      <w:r>
        <w:separator/>
      </w:r>
    </w:p>
  </w:endnote>
  <w:endnote w:type="continuationSeparator" w:id="0">
    <w:p w14:paraId="7FDBFE34" w14:textId="77777777" w:rsidR="00093F10" w:rsidRDefault="00093F10" w:rsidP="00315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8F2BD" w14:textId="77777777" w:rsidR="00093F10" w:rsidRDefault="00093F10" w:rsidP="003159CF">
      <w:pPr>
        <w:spacing w:after="0" w:line="240" w:lineRule="auto"/>
      </w:pPr>
      <w:r>
        <w:separator/>
      </w:r>
    </w:p>
  </w:footnote>
  <w:footnote w:type="continuationSeparator" w:id="0">
    <w:p w14:paraId="2D419DE6" w14:textId="77777777" w:rsidR="00093F10" w:rsidRDefault="00093F10" w:rsidP="00315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19C"/>
    <w:multiLevelType w:val="hybridMultilevel"/>
    <w:tmpl w:val="D4B22F50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2D7768"/>
    <w:multiLevelType w:val="multilevel"/>
    <w:tmpl w:val="27C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54509"/>
    <w:multiLevelType w:val="hybridMultilevel"/>
    <w:tmpl w:val="517213C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A43893"/>
    <w:multiLevelType w:val="hybridMultilevel"/>
    <w:tmpl w:val="5E94B98C"/>
    <w:lvl w:ilvl="0" w:tplc="0ADA9660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286072"/>
    <w:multiLevelType w:val="hybridMultilevel"/>
    <w:tmpl w:val="880E0B3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EC9365F"/>
    <w:multiLevelType w:val="hybridMultilevel"/>
    <w:tmpl w:val="DE54DB72"/>
    <w:lvl w:ilvl="0" w:tplc="0C16F4F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501D55"/>
    <w:multiLevelType w:val="hybridMultilevel"/>
    <w:tmpl w:val="3ACC1830"/>
    <w:lvl w:ilvl="0" w:tplc="2F46FB4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1955916"/>
    <w:multiLevelType w:val="hybridMultilevel"/>
    <w:tmpl w:val="16DA32B8"/>
    <w:lvl w:ilvl="0" w:tplc="499086A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8A72E50"/>
    <w:multiLevelType w:val="hybridMultilevel"/>
    <w:tmpl w:val="F578C6B2"/>
    <w:lvl w:ilvl="0" w:tplc="1E3065C2">
      <w:start w:val="1"/>
      <w:numFmt w:val="bullet"/>
      <w:lvlText w:val="-"/>
      <w:lvlJc w:val="left"/>
      <w:pPr>
        <w:ind w:left="582" w:hanging="440"/>
      </w:pPr>
    </w:lvl>
    <w:lvl w:ilvl="1" w:tplc="04090003" w:tentative="1">
      <w:start w:val="1"/>
      <w:numFmt w:val="bullet"/>
      <w:lvlText w:val=""/>
      <w:lvlJc w:val="left"/>
      <w:pPr>
        <w:ind w:left="11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9" w:hanging="440"/>
      </w:pPr>
      <w:rPr>
        <w:rFonts w:ascii="Wingdings" w:hAnsi="Wingdings" w:hint="default"/>
      </w:rPr>
    </w:lvl>
  </w:abstractNum>
  <w:abstractNum w:abstractNumId="9" w15:restartNumberingAfterBreak="0">
    <w:nsid w:val="3A2A20DF"/>
    <w:multiLevelType w:val="hybridMultilevel"/>
    <w:tmpl w:val="0B78529A"/>
    <w:lvl w:ilvl="0" w:tplc="9198F1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250157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C407C03"/>
    <w:multiLevelType w:val="hybridMultilevel"/>
    <w:tmpl w:val="517213CA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FE4E4B"/>
    <w:multiLevelType w:val="hybridMultilevel"/>
    <w:tmpl w:val="4992CB66"/>
    <w:lvl w:ilvl="0" w:tplc="555C154A">
      <w:start w:val="1"/>
      <w:numFmt w:val="bullet"/>
      <w:lvlText w:val="•"/>
      <w:lvlJc w:val="left"/>
      <w:pPr>
        <w:ind w:left="440" w:hanging="440"/>
      </w:p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06D2D73"/>
    <w:multiLevelType w:val="hybridMultilevel"/>
    <w:tmpl w:val="880E0B38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A081B4B"/>
    <w:multiLevelType w:val="hybridMultilevel"/>
    <w:tmpl w:val="7CC4FC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AB815CC"/>
    <w:multiLevelType w:val="hybridMultilevel"/>
    <w:tmpl w:val="B6EA9F0A"/>
    <w:lvl w:ilvl="0" w:tplc="E3DE60CC">
      <w:start w:val="1"/>
      <w:numFmt w:val="decimal"/>
      <w:lvlText w:val="%1."/>
      <w:lvlJc w:val="left"/>
      <w:pPr>
        <w:ind w:left="1020" w:hanging="360"/>
      </w:pPr>
    </w:lvl>
    <w:lvl w:ilvl="1" w:tplc="DB4C9560">
      <w:start w:val="1"/>
      <w:numFmt w:val="decimal"/>
      <w:lvlText w:val="%2."/>
      <w:lvlJc w:val="left"/>
      <w:pPr>
        <w:ind w:left="1020" w:hanging="360"/>
      </w:pPr>
    </w:lvl>
    <w:lvl w:ilvl="2" w:tplc="EAB0E686">
      <w:start w:val="1"/>
      <w:numFmt w:val="decimal"/>
      <w:lvlText w:val="%3."/>
      <w:lvlJc w:val="left"/>
      <w:pPr>
        <w:ind w:left="1020" w:hanging="360"/>
      </w:pPr>
    </w:lvl>
    <w:lvl w:ilvl="3" w:tplc="604A93DE">
      <w:start w:val="1"/>
      <w:numFmt w:val="decimal"/>
      <w:lvlText w:val="%4."/>
      <w:lvlJc w:val="left"/>
      <w:pPr>
        <w:ind w:left="1020" w:hanging="360"/>
      </w:pPr>
    </w:lvl>
    <w:lvl w:ilvl="4" w:tplc="278EEE82">
      <w:start w:val="1"/>
      <w:numFmt w:val="decimal"/>
      <w:lvlText w:val="%5."/>
      <w:lvlJc w:val="left"/>
      <w:pPr>
        <w:ind w:left="1020" w:hanging="360"/>
      </w:pPr>
    </w:lvl>
    <w:lvl w:ilvl="5" w:tplc="92A67EA4">
      <w:start w:val="1"/>
      <w:numFmt w:val="decimal"/>
      <w:lvlText w:val="%6."/>
      <w:lvlJc w:val="left"/>
      <w:pPr>
        <w:ind w:left="1020" w:hanging="360"/>
      </w:pPr>
    </w:lvl>
    <w:lvl w:ilvl="6" w:tplc="F8CC4360">
      <w:start w:val="1"/>
      <w:numFmt w:val="decimal"/>
      <w:lvlText w:val="%7."/>
      <w:lvlJc w:val="left"/>
      <w:pPr>
        <w:ind w:left="1020" w:hanging="360"/>
      </w:pPr>
    </w:lvl>
    <w:lvl w:ilvl="7" w:tplc="28C0D2AA">
      <w:start w:val="1"/>
      <w:numFmt w:val="decimal"/>
      <w:lvlText w:val="%8."/>
      <w:lvlJc w:val="left"/>
      <w:pPr>
        <w:ind w:left="1020" w:hanging="360"/>
      </w:pPr>
    </w:lvl>
    <w:lvl w:ilvl="8" w:tplc="5C348E58">
      <w:start w:val="1"/>
      <w:numFmt w:val="decimal"/>
      <w:lvlText w:val="%9."/>
      <w:lvlJc w:val="left"/>
      <w:pPr>
        <w:ind w:left="1020" w:hanging="360"/>
      </w:pPr>
    </w:lvl>
  </w:abstractNum>
  <w:abstractNum w:abstractNumId="16" w15:restartNumberingAfterBreak="0">
    <w:nsid w:val="5B4C3DD8"/>
    <w:multiLevelType w:val="hybridMultilevel"/>
    <w:tmpl w:val="14DC96DC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CDC29E1"/>
    <w:multiLevelType w:val="hybridMultilevel"/>
    <w:tmpl w:val="E27E8A5C"/>
    <w:lvl w:ilvl="0" w:tplc="1352A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0795DFC"/>
    <w:multiLevelType w:val="hybridMultilevel"/>
    <w:tmpl w:val="2B4C7504"/>
    <w:lvl w:ilvl="0" w:tplc="B290BD4E">
      <w:start w:val="1"/>
      <w:numFmt w:val="decimal"/>
      <w:lvlText w:val="%1."/>
      <w:lvlJc w:val="left"/>
      <w:pPr>
        <w:ind w:left="440" w:hanging="440"/>
      </w:pPr>
      <w:rPr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4E0269D"/>
    <w:multiLevelType w:val="hybridMultilevel"/>
    <w:tmpl w:val="A8F66386"/>
    <w:lvl w:ilvl="0" w:tplc="2D4040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C35798D"/>
    <w:multiLevelType w:val="hybridMultilevel"/>
    <w:tmpl w:val="CA1659E6"/>
    <w:lvl w:ilvl="0" w:tplc="555C154A">
      <w:start w:val="1"/>
      <w:numFmt w:val="bullet"/>
      <w:lvlText w:val="•"/>
      <w:lvlJc w:val="left"/>
      <w:pPr>
        <w:ind w:left="880" w:hanging="440"/>
      </w:p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C792F85"/>
    <w:multiLevelType w:val="hybridMultilevel"/>
    <w:tmpl w:val="FB48814A"/>
    <w:lvl w:ilvl="0" w:tplc="C81A3170">
      <w:start w:val="5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E7D12F5"/>
    <w:multiLevelType w:val="hybridMultilevel"/>
    <w:tmpl w:val="EC3428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30011B9"/>
    <w:multiLevelType w:val="hybridMultilevel"/>
    <w:tmpl w:val="8A568E76"/>
    <w:lvl w:ilvl="0" w:tplc="9D26231E">
      <w:start w:val="2"/>
      <w:numFmt w:val="bullet"/>
      <w:lvlText w:val="-"/>
      <w:lvlJc w:val="left"/>
      <w:pPr>
        <w:ind w:left="502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24" w15:restartNumberingAfterBreak="0">
    <w:nsid w:val="76FD27B4"/>
    <w:multiLevelType w:val="hybridMultilevel"/>
    <w:tmpl w:val="9822B93C"/>
    <w:lvl w:ilvl="0" w:tplc="FFFFFFFF">
      <w:start w:val="1"/>
      <w:numFmt w:val="decimalEnclosedCircle"/>
      <w:lvlText w:val="%1"/>
      <w:lvlJc w:val="left"/>
      <w:pPr>
        <w:ind w:left="440" w:hanging="440"/>
      </w:p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F34502C"/>
    <w:multiLevelType w:val="hybridMultilevel"/>
    <w:tmpl w:val="C6BCB3F0"/>
    <w:lvl w:ilvl="0" w:tplc="555C154A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8"/>
  </w:num>
  <w:num w:numId="4">
    <w:abstractNumId w:val="12"/>
  </w:num>
  <w:num w:numId="5">
    <w:abstractNumId w:val="14"/>
  </w:num>
  <w:num w:numId="6">
    <w:abstractNumId w:val="2"/>
  </w:num>
  <w:num w:numId="7">
    <w:abstractNumId w:val="4"/>
  </w:num>
  <w:num w:numId="8">
    <w:abstractNumId w:val="5"/>
  </w:num>
  <w:num w:numId="9">
    <w:abstractNumId w:val="19"/>
  </w:num>
  <w:num w:numId="10">
    <w:abstractNumId w:val="17"/>
  </w:num>
  <w:num w:numId="11">
    <w:abstractNumId w:val="16"/>
  </w:num>
  <w:num w:numId="12">
    <w:abstractNumId w:val="9"/>
  </w:num>
  <w:num w:numId="13">
    <w:abstractNumId w:val="23"/>
  </w:num>
  <w:num w:numId="14">
    <w:abstractNumId w:val="8"/>
  </w:num>
  <w:num w:numId="15">
    <w:abstractNumId w:val="7"/>
  </w:num>
  <w:num w:numId="16">
    <w:abstractNumId w:val="22"/>
  </w:num>
  <w:num w:numId="17">
    <w:abstractNumId w:val="20"/>
  </w:num>
  <w:num w:numId="18">
    <w:abstractNumId w:val="0"/>
  </w:num>
  <w:num w:numId="19">
    <w:abstractNumId w:val="25"/>
  </w:num>
  <w:num w:numId="20">
    <w:abstractNumId w:val="21"/>
  </w:num>
  <w:num w:numId="21">
    <w:abstractNumId w:val="15"/>
  </w:num>
  <w:num w:numId="22">
    <w:abstractNumId w:val="11"/>
  </w:num>
  <w:num w:numId="23">
    <w:abstractNumId w:val="10"/>
  </w:num>
  <w:num w:numId="24">
    <w:abstractNumId w:val="24"/>
  </w:num>
  <w:num w:numId="25">
    <w:abstractNumId w:val="13"/>
  </w:num>
  <w:num w:numId="2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SH">
    <w15:presenceInfo w15:providerId="None" w15:userId="CS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2A4"/>
    <w:rsid w:val="00005B01"/>
    <w:rsid w:val="0002151A"/>
    <w:rsid w:val="0002603B"/>
    <w:rsid w:val="00027415"/>
    <w:rsid w:val="00031F1F"/>
    <w:rsid w:val="0003381E"/>
    <w:rsid w:val="000420BA"/>
    <w:rsid w:val="00052C0F"/>
    <w:rsid w:val="00057BE6"/>
    <w:rsid w:val="000636DE"/>
    <w:rsid w:val="000653ED"/>
    <w:rsid w:val="00067497"/>
    <w:rsid w:val="00075A69"/>
    <w:rsid w:val="00087944"/>
    <w:rsid w:val="00090450"/>
    <w:rsid w:val="000905BD"/>
    <w:rsid w:val="0009165F"/>
    <w:rsid w:val="0009284B"/>
    <w:rsid w:val="00093F10"/>
    <w:rsid w:val="00097FED"/>
    <w:rsid w:val="000A145E"/>
    <w:rsid w:val="000A469E"/>
    <w:rsid w:val="000B5CE1"/>
    <w:rsid w:val="000B6CF8"/>
    <w:rsid w:val="000B6D58"/>
    <w:rsid w:val="000C12C3"/>
    <w:rsid w:val="000C79FE"/>
    <w:rsid w:val="000D6B84"/>
    <w:rsid w:val="000D73CF"/>
    <w:rsid w:val="000E2014"/>
    <w:rsid w:val="000F02A4"/>
    <w:rsid w:val="0010364D"/>
    <w:rsid w:val="00106CEF"/>
    <w:rsid w:val="0011009D"/>
    <w:rsid w:val="00120BDF"/>
    <w:rsid w:val="001243FF"/>
    <w:rsid w:val="00141072"/>
    <w:rsid w:val="00151D7B"/>
    <w:rsid w:val="001522EF"/>
    <w:rsid w:val="001526D4"/>
    <w:rsid w:val="00160FE1"/>
    <w:rsid w:val="00161C13"/>
    <w:rsid w:val="0016347A"/>
    <w:rsid w:val="0016402C"/>
    <w:rsid w:val="001657FE"/>
    <w:rsid w:val="00166E11"/>
    <w:rsid w:val="001752CC"/>
    <w:rsid w:val="00176954"/>
    <w:rsid w:val="0018327A"/>
    <w:rsid w:val="0018381E"/>
    <w:rsid w:val="00187491"/>
    <w:rsid w:val="00191A0A"/>
    <w:rsid w:val="001A7EB5"/>
    <w:rsid w:val="001C0D38"/>
    <w:rsid w:val="001C72EE"/>
    <w:rsid w:val="001D2432"/>
    <w:rsid w:val="001D24EE"/>
    <w:rsid w:val="001D5873"/>
    <w:rsid w:val="001D7CE1"/>
    <w:rsid w:val="001E4C1A"/>
    <w:rsid w:val="001F0C06"/>
    <w:rsid w:val="00204D36"/>
    <w:rsid w:val="00210E31"/>
    <w:rsid w:val="0021678F"/>
    <w:rsid w:val="00221A98"/>
    <w:rsid w:val="002624A7"/>
    <w:rsid w:val="0027395C"/>
    <w:rsid w:val="002807D5"/>
    <w:rsid w:val="00294D77"/>
    <w:rsid w:val="00294E66"/>
    <w:rsid w:val="002977D3"/>
    <w:rsid w:val="002A062F"/>
    <w:rsid w:val="002B2142"/>
    <w:rsid w:val="002B3479"/>
    <w:rsid w:val="002D1BC1"/>
    <w:rsid w:val="002F2B8F"/>
    <w:rsid w:val="002F4CDB"/>
    <w:rsid w:val="002F76F3"/>
    <w:rsid w:val="003017BC"/>
    <w:rsid w:val="003059B8"/>
    <w:rsid w:val="003159CF"/>
    <w:rsid w:val="00320863"/>
    <w:rsid w:val="003257F3"/>
    <w:rsid w:val="00330494"/>
    <w:rsid w:val="00332494"/>
    <w:rsid w:val="0033374B"/>
    <w:rsid w:val="00335223"/>
    <w:rsid w:val="00342255"/>
    <w:rsid w:val="00343304"/>
    <w:rsid w:val="003455D5"/>
    <w:rsid w:val="003463F3"/>
    <w:rsid w:val="00350879"/>
    <w:rsid w:val="003536D9"/>
    <w:rsid w:val="00354F40"/>
    <w:rsid w:val="00355C3E"/>
    <w:rsid w:val="003614E6"/>
    <w:rsid w:val="003649FA"/>
    <w:rsid w:val="003663F6"/>
    <w:rsid w:val="00384880"/>
    <w:rsid w:val="00384A89"/>
    <w:rsid w:val="003873C2"/>
    <w:rsid w:val="003911EF"/>
    <w:rsid w:val="0039325F"/>
    <w:rsid w:val="00395813"/>
    <w:rsid w:val="0039612C"/>
    <w:rsid w:val="003A1850"/>
    <w:rsid w:val="003B4440"/>
    <w:rsid w:val="003B522A"/>
    <w:rsid w:val="003B69F6"/>
    <w:rsid w:val="003C5B27"/>
    <w:rsid w:val="003C5CE8"/>
    <w:rsid w:val="003D64A8"/>
    <w:rsid w:val="003E1E38"/>
    <w:rsid w:val="003E330A"/>
    <w:rsid w:val="004139D7"/>
    <w:rsid w:val="00416753"/>
    <w:rsid w:val="00424CA9"/>
    <w:rsid w:val="00431570"/>
    <w:rsid w:val="00434371"/>
    <w:rsid w:val="00461F8F"/>
    <w:rsid w:val="00466BB2"/>
    <w:rsid w:val="00467A43"/>
    <w:rsid w:val="004754E1"/>
    <w:rsid w:val="00481437"/>
    <w:rsid w:val="004818DA"/>
    <w:rsid w:val="004853F7"/>
    <w:rsid w:val="00486513"/>
    <w:rsid w:val="00486F04"/>
    <w:rsid w:val="004A7A39"/>
    <w:rsid w:val="004B65DB"/>
    <w:rsid w:val="004D288A"/>
    <w:rsid w:val="004E2E96"/>
    <w:rsid w:val="004E48A6"/>
    <w:rsid w:val="004E7B47"/>
    <w:rsid w:val="0050759B"/>
    <w:rsid w:val="00523EAC"/>
    <w:rsid w:val="00533873"/>
    <w:rsid w:val="00546B9F"/>
    <w:rsid w:val="0056353C"/>
    <w:rsid w:val="0056371D"/>
    <w:rsid w:val="00570505"/>
    <w:rsid w:val="00571040"/>
    <w:rsid w:val="005753D1"/>
    <w:rsid w:val="00582F06"/>
    <w:rsid w:val="00583123"/>
    <w:rsid w:val="0059000D"/>
    <w:rsid w:val="005919C4"/>
    <w:rsid w:val="005938F7"/>
    <w:rsid w:val="00593977"/>
    <w:rsid w:val="005A6837"/>
    <w:rsid w:val="005D62DE"/>
    <w:rsid w:val="005F0265"/>
    <w:rsid w:val="005F3234"/>
    <w:rsid w:val="005F3D8F"/>
    <w:rsid w:val="005F456E"/>
    <w:rsid w:val="005F6710"/>
    <w:rsid w:val="00601910"/>
    <w:rsid w:val="006107F6"/>
    <w:rsid w:val="00611D00"/>
    <w:rsid w:val="0061224F"/>
    <w:rsid w:val="00614747"/>
    <w:rsid w:val="00624421"/>
    <w:rsid w:val="00632D24"/>
    <w:rsid w:val="00633E20"/>
    <w:rsid w:val="006347E6"/>
    <w:rsid w:val="00635487"/>
    <w:rsid w:val="0067221F"/>
    <w:rsid w:val="0067381A"/>
    <w:rsid w:val="00675AB5"/>
    <w:rsid w:val="00686349"/>
    <w:rsid w:val="00690B78"/>
    <w:rsid w:val="006A1721"/>
    <w:rsid w:val="006A553C"/>
    <w:rsid w:val="006A70EF"/>
    <w:rsid w:val="006B017F"/>
    <w:rsid w:val="006B57BC"/>
    <w:rsid w:val="006E408F"/>
    <w:rsid w:val="006E5297"/>
    <w:rsid w:val="006E74FB"/>
    <w:rsid w:val="006F02E3"/>
    <w:rsid w:val="006F0567"/>
    <w:rsid w:val="006F14BD"/>
    <w:rsid w:val="006F46C6"/>
    <w:rsid w:val="00703FC5"/>
    <w:rsid w:val="00706530"/>
    <w:rsid w:val="00713828"/>
    <w:rsid w:val="00723C8A"/>
    <w:rsid w:val="0072658E"/>
    <w:rsid w:val="007268EC"/>
    <w:rsid w:val="007307E2"/>
    <w:rsid w:val="00732296"/>
    <w:rsid w:val="00743EAC"/>
    <w:rsid w:val="00750313"/>
    <w:rsid w:val="00752AEC"/>
    <w:rsid w:val="00760FF6"/>
    <w:rsid w:val="00767A31"/>
    <w:rsid w:val="007737A5"/>
    <w:rsid w:val="00775792"/>
    <w:rsid w:val="00775C09"/>
    <w:rsid w:val="0078358B"/>
    <w:rsid w:val="00783FFF"/>
    <w:rsid w:val="00790E54"/>
    <w:rsid w:val="00792CAE"/>
    <w:rsid w:val="007A2369"/>
    <w:rsid w:val="007A29F5"/>
    <w:rsid w:val="007A3AF5"/>
    <w:rsid w:val="007D494A"/>
    <w:rsid w:val="007D5C99"/>
    <w:rsid w:val="007D6794"/>
    <w:rsid w:val="00803AD3"/>
    <w:rsid w:val="0080600B"/>
    <w:rsid w:val="0080710F"/>
    <w:rsid w:val="00810279"/>
    <w:rsid w:val="00814087"/>
    <w:rsid w:val="00814632"/>
    <w:rsid w:val="00816299"/>
    <w:rsid w:val="008258B9"/>
    <w:rsid w:val="008324AD"/>
    <w:rsid w:val="00833F9D"/>
    <w:rsid w:val="0084023B"/>
    <w:rsid w:val="00850C7D"/>
    <w:rsid w:val="00851589"/>
    <w:rsid w:val="008542C1"/>
    <w:rsid w:val="00865733"/>
    <w:rsid w:val="0086628B"/>
    <w:rsid w:val="00881511"/>
    <w:rsid w:val="008861C4"/>
    <w:rsid w:val="0089674B"/>
    <w:rsid w:val="008A1844"/>
    <w:rsid w:val="008B22BC"/>
    <w:rsid w:val="008B3A7B"/>
    <w:rsid w:val="008B3D59"/>
    <w:rsid w:val="008B41F2"/>
    <w:rsid w:val="008B6516"/>
    <w:rsid w:val="008E57F8"/>
    <w:rsid w:val="008E6A31"/>
    <w:rsid w:val="008F5BF5"/>
    <w:rsid w:val="008F669B"/>
    <w:rsid w:val="00901754"/>
    <w:rsid w:val="00905B4C"/>
    <w:rsid w:val="00914D38"/>
    <w:rsid w:val="00923E3B"/>
    <w:rsid w:val="009311C8"/>
    <w:rsid w:val="00943C58"/>
    <w:rsid w:val="009536A7"/>
    <w:rsid w:val="009543FD"/>
    <w:rsid w:val="00960BCD"/>
    <w:rsid w:val="00961B22"/>
    <w:rsid w:val="00964ACC"/>
    <w:rsid w:val="00972934"/>
    <w:rsid w:val="009864D8"/>
    <w:rsid w:val="00991FB7"/>
    <w:rsid w:val="00993EFD"/>
    <w:rsid w:val="009A1C3C"/>
    <w:rsid w:val="009A220E"/>
    <w:rsid w:val="009A7EAB"/>
    <w:rsid w:val="009B27C4"/>
    <w:rsid w:val="009B34F8"/>
    <w:rsid w:val="009B4A9B"/>
    <w:rsid w:val="009B75D4"/>
    <w:rsid w:val="009C135B"/>
    <w:rsid w:val="009C3B73"/>
    <w:rsid w:val="009C48B9"/>
    <w:rsid w:val="009C7858"/>
    <w:rsid w:val="009D119B"/>
    <w:rsid w:val="009D5B00"/>
    <w:rsid w:val="009E1C46"/>
    <w:rsid w:val="009E2E37"/>
    <w:rsid w:val="009F5EC8"/>
    <w:rsid w:val="00A07A6B"/>
    <w:rsid w:val="00A17E19"/>
    <w:rsid w:val="00A22E92"/>
    <w:rsid w:val="00A23C46"/>
    <w:rsid w:val="00A2481A"/>
    <w:rsid w:val="00A3391E"/>
    <w:rsid w:val="00A33BAC"/>
    <w:rsid w:val="00A44C56"/>
    <w:rsid w:val="00A45786"/>
    <w:rsid w:val="00A47FA9"/>
    <w:rsid w:val="00A50696"/>
    <w:rsid w:val="00A50D40"/>
    <w:rsid w:val="00A531EC"/>
    <w:rsid w:val="00A55D8B"/>
    <w:rsid w:val="00A62733"/>
    <w:rsid w:val="00A67A57"/>
    <w:rsid w:val="00A71940"/>
    <w:rsid w:val="00A7297E"/>
    <w:rsid w:val="00A80B3A"/>
    <w:rsid w:val="00A903A6"/>
    <w:rsid w:val="00A9043E"/>
    <w:rsid w:val="00A94464"/>
    <w:rsid w:val="00A94595"/>
    <w:rsid w:val="00AA0BEB"/>
    <w:rsid w:val="00AA3838"/>
    <w:rsid w:val="00AA4AA9"/>
    <w:rsid w:val="00AB1123"/>
    <w:rsid w:val="00AB558A"/>
    <w:rsid w:val="00AB5FEA"/>
    <w:rsid w:val="00AB6974"/>
    <w:rsid w:val="00AC7332"/>
    <w:rsid w:val="00AD5EFC"/>
    <w:rsid w:val="00AE6A10"/>
    <w:rsid w:val="00AF1382"/>
    <w:rsid w:val="00B0036C"/>
    <w:rsid w:val="00B02836"/>
    <w:rsid w:val="00B0657F"/>
    <w:rsid w:val="00B12109"/>
    <w:rsid w:val="00B168F1"/>
    <w:rsid w:val="00B31456"/>
    <w:rsid w:val="00B346A8"/>
    <w:rsid w:val="00B35D00"/>
    <w:rsid w:val="00B47D77"/>
    <w:rsid w:val="00B53415"/>
    <w:rsid w:val="00B55271"/>
    <w:rsid w:val="00B611F2"/>
    <w:rsid w:val="00B7057E"/>
    <w:rsid w:val="00B75586"/>
    <w:rsid w:val="00B8156C"/>
    <w:rsid w:val="00B82372"/>
    <w:rsid w:val="00B84E68"/>
    <w:rsid w:val="00B97B9F"/>
    <w:rsid w:val="00BA3710"/>
    <w:rsid w:val="00BB3AF7"/>
    <w:rsid w:val="00BC027A"/>
    <w:rsid w:val="00BC3EA1"/>
    <w:rsid w:val="00BD2670"/>
    <w:rsid w:val="00BD566A"/>
    <w:rsid w:val="00BE172F"/>
    <w:rsid w:val="00BE5146"/>
    <w:rsid w:val="00BE7C18"/>
    <w:rsid w:val="00BF03F1"/>
    <w:rsid w:val="00BF0C2E"/>
    <w:rsid w:val="00BF1D28"/>
    <w:rsid w:val="00BF3352"/>
    <w:rsid w:val="00BF4F3D"/>
    <w:rsid w:val="00C0192D"/>
    <w:rsid w:val="00C12DC0"/>
    <w:rsid w:val="00C344BD"/>
    <w:rsid w:val="00C50D89"/>
    <w:rsid w:val="00C54924"/>
    <w:rsid w:val="00C576EA"/>
    <w:rsid w:val="00C57F1F"/>
    <w:rsid w:val="00C64F78"/>
    <w:rsid w:val="00C716F2"/>
    <w:rsid w:val="00C73D0E"/>
    <w:rsid w:val="00C7574F"/>
    <w:rsid w:val="00C87B70"/>
    <w:rsid w:val="00C90C26"/>
    <w:rsid w:val="00C9302B"/>
    <w:rsid w:val="00C9574D"/>
    <w:rsid w:val="00CB0B80"/>
    <w:rsid w:val="00CB3248"/>
    <w:rsid w:val="00CB6E81"/>
    <w:rsid w:val="00CC4C88"/>
    <w:rsid w:val="00CD0F94"/>
    <w:rsid w:val="00CE74F7"/>
    <w:rsid w:val="00D03036"/>
    <w:rsid w:val="00D032E5"/>
    <w:rsid w:val="00D11EA0"/>
    <w:rsid w:val="00D129F7"/>
    <w:rsid w:val="00D1396E"/>
    <w:rsid w:val="00D1564A"/>
    <w:rsid w:val="00D24639"/>
    <w:rsid w:val="00D26E0C"/>
    <w:rsid w:val="00D30622"/>
    <w:rsid w:val="00D310F2"/>
    <w:rsid w:val="00D419BE"/>
    <w:rsid w:val="00D43E47"/>
    <w:rsid w:val="00D50671"/>
    <w:rsid w:val="00D55033"/>
    <w:rsid w:val="00D74389"/>
    <w:rsid w:val="00D909BD"/>
    <w:rsid w:val="00D923EA"/>
    <w:rsid w:val="00D92554"/>
    <w:rsid w:val="00DA152F"/>
    <w:rsid w:val="00DA2ED0"/>
    <w:rsid w:val="00DA3443"/>
    <w:rsid w:val="00DB16A6"/>
    <w:rsid w:val="00DB55F0"/>
    <w:rsid w:val="00DE4459"/>
    <w:rsid w:val="00DE5CCC"/>
    <w:rsid w:val="00DE6CB5"/>
    <w:rsid w:val="00DF1923"/>
    <w:rsid w:val="00DF4569"/>
    <w:rsid w:val="00DF48C1"/>
    <w:rsid w:val="00E02A13"/>
    <w:rsid w:val="00E077AA"/>
    <w:rsid w:val="00E13E2E"/>
    <w:rsid w:val="00E2407D"/>
    <w:rsid w:val="00E2565D"/>
    <w:rsid w:val="00E266BD"/>
    <w:rsid w:val="00E31885"/>
    <w:rsid w:val="00E37333"/>
    <w:rsid w:val="00E42B38"/>
    <w:rsid w:val="00E53AC4"/>
    <w:rsid w:val="00E62B02"/>
    <w:rsid w:val="00E665EC"/>
    <w:rsid w:val="00E706D7"/>
    <w:rsid w:val="00E73805"/>
    <w:rsid w:val="00E83CBF"/>
    <w:rsid w:val="00E93AA3"/>
    <w:rsid w:val="00E972AB"/>
    <w:rsid w:val="00E979E6"/>
    <w:rsid w:val="00EA3C5B"/>
    <w:rsid w:val="00EB49CC"/>
    <w:rsid w:val="00EB7F60"/>
    <w:rsid w:val="00EE21A5"/>
    <w:rsid w:val="00EF2CDE"/>
    <w:rsid w:val="00EF2E40"/>
    <w:rsid w:val="00EF4EA0"/>
    <w:rsid w:val="00F11BE9"/>
    <w:rsid w:val="00F12DDC"/>
    <w:rsid w:val="00F24CD9"/>
    <w:rsid w:val="00F277D0"/>
    <w:rsid w:val="00F35E71"/>
    <w:rsid w:val="00F43F1A"/>
    <w:rsid w:val="00F549F0"/>
    <w:rsid w:val="00F5532D"/>
    <w:rsid w:val="00F55DF1"/>
    <w:rsid w:val="00F651D8"/>
    <w:rsid w:val="00F67045"/>
    <w:rsid w:val="00F7360B"/>
    <w:rsid w:val="00F9010F"/>
    <w:rsid w:val="00F96958"/>
    <w:rsid w:val="00FA335E"/>
    <w:rsid w:val="00FA7CBC"/>
    <w:rsid w:val="00FB1474"/>
    <w:rsid w:val="00FB1AF6"/>
    <w:rsid w:val="00FB6F31"/>
    <w:rsid w:val="00FC27D1"/>
    <w:rsid w:val="00FE73F6"/>
    <w:rsid w:val="00FF24DA"/>
    <w:rsid w:val="00FF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34E74"/>
  <w15:chartTrackingRefBased/>
  <w15:docId w15:val="{2B61A974-0B4B-46B2-A14C-75433530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9F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0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rsid w:val="00005B01"/>
    <w:pPr>
      <w:ind w:leftChars="400" w:left="800"/>
    </w:pPr>
  </w:style>
  <w:style w:type="character" w:styleId="a5">
    <w:name w:val="Hyperlink"/>
    <w:basedOn w:val="a0"/>
    <w:uiPriority w:val="99"/>
    <w:unhideWhenUsed/>
    <w:rsid w:val="00332494"/>
    <w:rPr>
      <w:color w:val="0000FF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BC3EA1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9C3B73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9C3B73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9C3B73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9C3B73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9C3B73"/>
    <w:rPr>
      <w:b/>
      <w:bCs/>
    </w:rPr>
  </w:style>
  <w:style w:type="paragraph" w:styleId="a9">
    <w:name w:val="header"/>
    <w:basedOn w:val="a"/>
    <w:link w:val="Char1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3159CF"/>
  </w:style>
  <w:style w:type="paragraph" w:styleId="aa">
    <w:name w:val="footer"/>
    <w:basedOn w:val="a"/>
    <w:link w:val="Char2"/>
    <w:uiPriority w:val="99"/>
    <w:unhideWhenUsed/>
    <w:rsid w:val="003159C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3159CF"/>
  </w:style>
  <w:style w:type="paragraph" w:styleId="ab">
    <w:name w:val="Revision"/>
    <w:hidden/>
    <w:uiPriority w:val="99"/>
    <w:semiHidden/>
    <w:rsid w:val="00F24CD9"/>
    <w:pPr>
      <w:spacing w:after="0" w:line="240" w:lineRule="auto"/>
      <w:jc w:val="left"/>
    </w:pPr>
  </w:style>
  <w:style w:type="table" w:customStyle="1" w:styleId="10">
    <w:name w:val="표 구분선1"/>
    <w:basedOn w:val="a1"/>
    <w:next w:val="a3"/>
    <w:uiPriority w:val="39"/>
    <w:rsid w:val="000653ED"/>
    <w:pPr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Char3"/>
    <w:uiPriority w:val="99"/>
    <w:semiHidden/>
    <w:unhideWhenUsed/>
    <w:rsid w:val="009D119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9D1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2">
    <w:name w:val="확인되지 않은 멘션2"/>
    <w:basedOn w:val="a0"/>
    <w:uiPriority w:val="99"/>
    <w:semiHidden/>
    <w:unhideWhenUsed/>
    <w:rsid w:val="00A07A6B"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523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CSH</dc:creator>
  <cp:keywords/>
  <dc:description/>
  <cp:lastModifiedBy>CSH</cp:lastModifiedBy>
  <cp:revision>3</cp:revision>
  <dcterms:created xsi:type="dcterms:W3CDTF">2026-04-26T23:47:00Z</dcterms:created>
  <dcterms:modified xsi:type="dcterms:W3CDTF">2026-04-26T23:48:00Z</dcterms:modified>
</cp:coreProperties>
</file>