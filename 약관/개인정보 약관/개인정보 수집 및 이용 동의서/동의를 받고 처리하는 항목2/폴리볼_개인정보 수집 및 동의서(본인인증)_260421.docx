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0EBAE" w14:textId="0BBCF12F" w:rsidR="004E2E96" w:rsidRDefault="0009284B" w:rsidP="004E2E96">
      <w:pPr>
        <w:jc w:val="center"/>
        <w:rPr>
          <w:rFonts w:asciiTheme="majorHAnsi" w:eastAsiaTheme="majorHAnsi" w:hAnsiTheme="majorHAnsi"/>
          <w:b/>
          <w:bCs/>
          <w:spacing w:val="-14"/>
          <w:sz w:val="32"/>
          <w:szCs w:val="36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폴리볼</w:t>
      </w:r>
      <w:r w:rsidR="000F02A4"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 xml:space="preserve"> </w:t>
      </w:r>
      <w:r w:rsidR="00A7297E"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개인정보</w:t>
      </w:r>
      <w:r w:rsidR="004E2E96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 xml:space="preserve"> 수집 및 이용(</w:t>
      </w:r>
      <w:r w:rsidR="006B57BC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본인인증</w:t>
      </w:r>
      <w:r w:rsidR="004E2E96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)</w:t>
      </w:r>
    </w:p>
    <w:p w14:paraId="53550A88" w14:textId="77777777" w:rsidR="004E2E96" w:rsidRPr="004E2E96" w:rsidRDefault="004E2E96" w:rsidP="004E2E96">
      <w:pPr>
        <w:jc w:val="center"/>
        <w:rPr>
          <w:rFonts w:asciiTheme="majorHAnsi" w:eastAsiaTheme="majorHAnsi" w:hAnsiTheme="majorHAnsi"/>
          <w:b/>
          <w:bCs/>
          <w:spacing w:val="-14"/>
          <w:sz w:val="32"/>
          <w:szCs w:val="36"/>
        </w:rPr>
      </w:pPr>
    </w:p>
    <w:p w14:paraId="46425DE5" w14:textId="2A015CE2" w:rsidR="004E2E96" w:rsidRPr="004E2E96" w:rsidRDefault="004E2E96" w:rsidP="004E2E96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E2E96">
        <w:rPr>
          <w:rFonts w:asciiTheme="majorHAnsi" w:eastAsiaTheme="majorHAnsi" w:hAnsiTheme="majorHAnsi"/>
          <w:spacing w:val="-14"/>
          <w:sz w:val="18"/>
          <w:szCs w:val="18"/>
        </w:rPr>
        <w:t>(주)헥토이노베이션(이하 “회사”) 「개인정보 보호법」 제15조 및 관계 법령이 정한 바에 따라, 폴리볼(PolyBall) 서비스(이하 "서비스") 제공을 위해 필요 최소한의 범위에서 개인정보를 수집·이용합니다.</w:t>
      </w:r>
    </w:p>
    <w:p w14:paraId="628A7744" w14:textId="7B18E3EB" w:rsidR="004E2E96" w:rsidRPr="004E2E96" w:rsidRDefault="004E2E96" w:rsidP="004E2E96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E2E96">
        <w:rPr>
          <w:rFonts w:asciiTheme="majorHAnsi" w:eastAsiaTheme="majorHAnsi" w:hAnsiTheme="majorHAnsi" w:hint="eastAsia"/>
          <w:spacing w:val="-14"/>
          <w:sz w:val="18"/>
          <w:szCs w:val="18"/>
        </w:rPr>
        <w:t>처리하고</w:t>
      </w:r>
      <w:r w:rsidRPr="004E2E96">
        <w:rPr>
          <w:rFonts w:asciiTheme="majorHAnsi" w:eastAsiaTheme="majorHAnsi" w:hAnsiTheme="majorHAnsi"/>
          <w:spacing w:val="-14"/>
          <w:sz w:val="18"/>
          <w:szCs w:val="18"/>
        </w:rPr>
        <w:t xml:space="preserve"> 있는 개인정보는 아래의 목적 외의 용도로는 이용되지 않으며, 이용 목적이 변경되는 경우에는 「개인정보 보호법」 제18조에 따라 별도의 동의를 받는 등 필요한 조치를 이행할 예정입니다.</w:t>
      </w:r>
    </w:p>
    <w:p w14:paraId="408079C0" w14:textId="1999CFAF" w:rsidR="00AB1123" w:rsidRPr="004E2E96" w:rsidRDefault="00AB1123" w:rsidP="000F02A4">
      <w:pPr>
        <w:jc w:val="left"/>
        <w:rPr>
          <w:rFonts w:asciiTheme="majorHAnsi" w:eastAsiaTheme="majorHAnsi" w:hAnsiTheme="majorHAnsi"/>
          <w:b/>
          <w:bCs/>
          <w:spacing w:val="-14"/>
        </w:rPr>
      </w:pPr>
    </w:p>
    <w:p w14:paraId="05641532" w14:textId="77777777" w:rsidR="00BE7C18" w:rsidRPr="00FC27D1" w:rsidRDefault="00BE7C18" w:rsidP="00BE7C18">
      <w:pPr>
        <w:jc w:val="left"/>
        <w:rPr>
          <w:rFonts w:eastAsia="Times New Roman"/>
          <w:b/>
          <w:bCs/>
          <w:spacing w:val="-14"/>
        </w:rPr>
      </w:pPr>
      <w:r w:rsidRPr="00FC27D1">
        <w:rPr>
          <w:rFonts w:eastAsia="Times New Roman"/>
          <w:b/>
          <w:bCs/>
          <w:spacing w:val="-14"/>
        </w:rPr>
        <w:t>정보주체의 동의를 받아 처리하는 개인정보</w:t>
      </w:r>
    </w:p>
    <w:p w14:paraId="45AC267A" w14:textId="0988A0F0" w:rsidR="00330494" w:rsidRPr="002A062F" w:rsidRDefault="00BE7C18" w:rsidP="00FC27D1">
      <w:pPr>
        <w:jc w:val="left"/>
        <w:rPr>
          <w:spacing w:val="-14"/>
          <w:sz w:val="18"/>
          <w:szCs w:val="20"/>
        </w:rPr>
      </w:pPr>
      <w:r w:rsidRPr="00FC27D1">
        <w:rPr>
          <w:rFonts w:eastAsia="Times New Roman"/>
          <w:spacing w:val="-14"/>
          <w:sz w:val="18"/>
          <w:szCs w:val="20"/>
        </w:rPr>
        <w:t>회사는 「개인정보 보호법」 제15조제1항제1호에 따라 다음의 개인정보 항목을 정보주체의 사전 동의를 받아 처리하고 있습니다.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2894"/>
        <w:gridCol w:w="3057"/>
        <w:gridCol w:w="2100"/>
      </w:tblGrid>
      <w:tr w:rsidR="00FC27D1" w14:paraId="69D960B1" w14:textId="77777777" w:rsidTr="00FC27D1">
        <w:tc>
          <w:tcPr>
            <w:tcW w:w="1413" w:type="dxa"/>
            <w:shd w:val="clear" w:color="auto" w:fill="D9D9D9" w:themeFill="background1" w:themeFillShade="D9"/>
          </w:tcPr>
          <w:p w14:paraId="3C8400B1" w14:textId="1669FF36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구분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E406EAF" w14:textId="630D5EE8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필수/선택</w:t>
            </w:r>
          </w:p>
        </w:tc>
        <w:tc>
          <w:tcPr>
            <w:tcW w:w="2894" w:type="dxa"/>
            <w:shd w:val="clear" w:color="auto" w:fill="D9D9D9" w:themeFill="background1" w:themeFillShade="D9"/>
          </w:tcPr>
          <w:p w14:paraId="2F1B4D42" w14:textId="0E1BF76D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수집 · 이용 목적</w:t>
            </w:r>
          </w:p>
        </w:tc>
        <w:tc>
          <w:tcPr>
            <w:tcW w:w="3057" w:type="dxa"/>
            <w:shd w:val="clear" w:color="auto" w:fill="D9D9D9" w:themeFill="background1" w:themeFillShade="D9"/>
          </w:tcPr>
          <w:p w14:paraId="40630C84" w14:textId="75AB8B31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수집 · 이용 항목</w:t>
            </w:r>
          </w:p>
        </w:tc>
        <w:tc>
          <w:tcPr>
            <w:tcW w:w="2100" w:type="dxa"/>
            <w:shd w:val="clear" w:color="auto" w:fill="D9D9D9" w:themeFill="background1" w:themeFillShade="D9"/>
          </w:tcPr>
          <w:p w14:paraId="456FB757" w14:textId="08C05964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보유 및 이용 기간</w:t>
            </w:r>
          </w:p>
        </w:tc>
      </w:tr>
      <w:tr w:rsidR="00BC0F37" w14:paraId="778E7C87" w14:textId="77777777" w:rsidTr="00FC27D1">
        <w:trPr>
          <w:ins w:id="0" w:author="CSH" w:date="2026-04-27T08:44:00Z"/>
        </w:trPr>
        <w:tc>
          <w:tcPr>
            <w:tcW w:w="1413" w:type="dxa"/>
          </w:tcPr>
          <w:p w14:paraId="7FAEA6FA" w14:textId="27C5C52B" w:rsidR="00BC0F37" w:rsidRPr="00092B35" w:rsidRDefault="00BC0F37" w:rsidP="00BC0F37">
            <w:pPr>
              <w:jc w:val="left"/>
              <w:rPr>
                <w:ins w:id="1" w:author="CSH" w:date="2026-04-27T08:44:00Z"/>
                <w:rFonts w:eastAsia="Times New Roman"/>
                <w:spacing w:val="-14"/>
                <w:sz w:val="18"/>
                <w:szCs w:val="20"/>
              </w:rPr>
            </w:pPr>
            <w:commentRangeStart w:id="2"/>
            <w:ins w:id="3" w:author="CSH" w:date="2026-04-27T08:44:00Z">
              <w:r w:rsidRPr="00092B35">
                <w:rPr>
                  <w:rFonts w:eastAsia="Times New Roman"/>
                  <w:spacing w:val="-14"/>
                  <w:sz w:val="18"/>
                  <w:szCs w:val="20"/>
                </w:rPr>
                <w:t>본인 인증</w:t>
              </w:r>
              <w:commentRangeEnd w:id="2"/>
              <w:r>
                <w:rPr>
                  <w:rStyle w:val="a6"/>
                </w:rPr>
                <w:commentReference w:id="2"/>
              </w:r>
            </w:ins>
          </w:p>
        </w:tc>
        <w:tc>
          <w:tcPr>
            <w:tcW w:w="992" w:type="dxa"/>
          </w:tcPr>
          <w:p w14:paraId="6A48CC70" w14:textId="6929C90D" w:rsidR="00BC0F37" w:rsidRPr="00092B35" w:rsidRDefault="00BC0F37" w:rsidP="00BC0F37">
            <w:pPr>
              <w:jc w:val="left"/>
              <w:rPr>
                <w:ins w:id="4" w:author="CSH" w:date="2026-04-27T08:44:00Z"/>
                <w:rFonts w:eastAsia="Times New Roman"/>
                <w:spacing w:val="-14"/>
                <w:sz w:val="18"/>
                <w:szCs w:val="20"/>
              </w:rPr>
            </w:pPr>
            <w:ins w:id="5" w:author="CSH" w:date="2026-04-27T08:44:00Z">
              <w:r w:rsidRPr="00092B35">
                <w:rPr>
                  <w:rFonts w:eastAsia="Times New Roman"/>
                  <w:spacing w:val="-14"/>
                  <w:sz w:val="18"/>
                  <w:szCs w:val="20"/>
                </w:rPr>
                <w:t>필수</w:t>
              </w:r>
            </w:ins>
          </w:p>
        </w:tc>
        <w:tc>
          <w:tcPr>
            <w:tcW w:w="2894" w:type="dxa"/>
          </w:tcPr>
          <w:p w14:paraId="05D7DC34" w14:textId="0312EE0A" w:rsidR="00BC0F37" w:rsidRPr="00092B35" w:rsidRDefault="00BC0F37" w:rsidP="00BC0F37">
            <w:pPr>
              <w:jc w:val="left"/>
              <w:rPr>
                <w:ins w:id="6" w:author="CSH" w:date="2026-04-27T08:44:00Z"/>
                <w:rFonts w:eastAsia="Times New Roman"/>
                <w:b/>
                <w:bCs/>
                <w:spacing w:val="-14"/>
              </w:rPr>
            </w:pPr>
            <w:ins w:id="7" w:author="CSH" w:date="2026-04-27T08:44:00Z">
              <w:r w:rsidRPr="00092B35">
                <w:rPr>
                  <w:rFonts w:eastAsia="Times New Roman"/>
                  <w:b/>
                  <w:bCs/>
                  <w:spacing w:val="-14"/>
                </w:rPr>
                <w:t>서비스 이용을 위한 본인 확인</w:t>
              </w:r>
            </w:ins>
          </w:p>
        </w:tc>
        <w:tc>
          <w:tcPr>
            <w:tcW w:w="3057" w:type="dxa"/>
          </w:tcPr>
          <w:p w14:paraId="45275F80" w14:textId="0842A1D8" w:rsidR="00BC0F37" w:rsidRPr="00092B35" w:rsidRDefault="00BC0F37" w:rsidP="00BC0F37">
            <w:pPr>
              <w:jc w:val="left"/>
              <w:rPr>
                <w:ins w:id="8" w:author="CSH" w:date="2026-04-27T08:44:00Z"/>
                <w:rFonts w:eastAsia="Times New Roman"/>
                <w:spacing w:val="-14"/>
                <w:sz w:val="18"/>
                <w:szCs w:val="20"/>
              </w:rPr>
            </w:pPr>
            <w:ins w:id="9" w:author="CSH" w:date="2026-04-27T08:44:00Z">
              <w:r w:rsidRPr="00092B35">
                <w:rPr>
                  <w:rFonts w:eastAsia="Times New Roman"/>
                  <w:spacing w:val="-14"/>
                  <w:sz w:val="18"/>
                  <w:szCs w:val="20"/>
                </w:rPr>
                <w:t xml:space="preserve">성명, 생년월일, 성별, 휴대전화번호, </w:t>
              </w:r>
              <w:proofErr w:type="gramStart"/>
              <w:r w:rsidRPr="00092B35">
                <w:rPr>
                  <w:rFonts w:eastAsia="Times New Roman"/>
                  <w:spacing w:val="-14"/>
                  <w:sz w:val="18"/>
                  <w:szCs w:val="20"/>
                </w:rPr>
                <w:t>연계정보(</w:t>
              </w:r>
              <w:proofErr w:type="gramEnd"/>
              <w:r w:rsidRPr="00092B35">
                <w:rPr>
                  <w:rFonts w:eastAsia="Times New Roman"/>
                  <w:spacing w:val="-14"/>
                  <w:sz w:val="18"/>
                  <w:szCs w:val="20"/>
                </w:rPr>
                <w:t>CI), 중복가입 확인정보(DI)</w:t>
              </w:r>
            </w:ins>
          </w:p>
        </w:tc>
        <w:tc>
          <w:tcPr>
            <w:tcW w:w="2100" w:type="dxa"/>
          </w:tcPr>
          <w:p w14:paraId="12879C93" w14:textId="7F479563" w:rsidR="00BC0F37" w:rsidRPr="00092B35" w:rsidRDefault="00BC0F37" w:rsidP="00BC0F37">
            <w:pPr>
              <w:jc w:val="left"/>
              <w:rPr>
                <w:ins w:id="10" w:author="CSH" w:date="2026-04-27T08:44:00Z"/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</w:pPr>
            <w:ins w:id="11" w:author="CSH" w:date="2026-04-27T08:44:00Z">
              <w:r w:rsidRPr="00092B35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회원</w:t>
              </w:r>
              <w:r w:rsidRPr="00092B35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 w:rsidRPr="00092B35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탈퇴</w:t>
              </w:r>
              <w:r w:rsidRPr="00092B35"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 w:rsidRPr="00092B35"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시까지</w:t>
              </w:r>
            </w:ins>
          </w:p>
        </w:tc>
      </w:tr>
    </w:tbl>
    <w:p w14:paraId="10F9292C" w14:textId="115520FC" w:rsidR="00FC27D1" w:rsidRPr="004E2E96" w:rsidRDefault="00FC27D1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09DF1B56" w14:textId="3661FB7D" w:rsidR="004E2E96" w:rsidRDefault="00BE7C18" w:rsidP="00BE7C18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 w:rsidRPr="00BE7C18">
        <w:rPr>
          <w:rFonts w:asciiTheme="majorHAnsi" w:eastAsiaTheme="majorHAnsi" w:hAnsiTheme="majorHAnsi" w:hint="eastAsia"/>
          <w:spacing w:val="-14"/>
          <w:sz w:val="18"/>
          <w:szCs w:val="20"/>
        </w:rPr>
        <w:t>본</w:t>
      </w:r>
      <w:r w:rsidRPr="00BE7C18">
        <w:rPr>
          <w:rFonts w:asciiTheme="majorHAnsi" w:eastAsiaTheme="majorHAnsi" w:hAnsiTheme="majorHAnsi"/>
          <w:spacing w:val="-14"/>
          <w:sz w:val="18"/>
          <w:szCs w:val="20"/>
        </w:rPr>
        <w:t xml:space="preserve"> 개인정보는 </w:t>
      </w:r>
      <w:r>
        <w:rPr>
          <w:rFonts w:asciiTheme="majorHAnsi" w:eastAsiaTheme="majorHAnsi" w:hAnsiTheme="majorHAnsi" w:hint="eastAsia"/>
          <w:spacing w:val="-14"/>
          <w:sz w:val="18"/>
          <w:szCs w:val="20"/>
        </w:rPr>
        <w:t>서비스 이용</w:t>
      </w:r>
      <w:r w:rsidRPr="00BE7C18">
        <w:rPr>
          <w:rFonts w:asciiTheme="majorHAnsi" w:eastAsiaTheme="majorHAnsi" w:hAnsiTheme="majorHAnsi"/>
          <w:spacing w:val="-14"/>
          <w:sz w:val="18"/>
          <w:szCs w:val="20"/>
        </w:rPr>
        <w:t xml:space="preserve">에 따른 부정 당첨 방지 및 </w:t>
      </w:r>
      <w:r>
        <w:rPr>
          <w:rFonts w:asciiTheme="majorHAnsi" w:eastAsiaTheme="majorHAnsi" w:hAnsiTheme="majorHAnsi" w:hint="eastAsia"/>
          <w:spacing w:val="-14"/>
          <w:sz w:val="18"/>
          <w:szCs w:val="20"/>
        </w:rPr>
        <w:t xml:space="preserve">응모 티켓의 당첨 확인 및 보상의 지급을 </w:t>
      </w:r>
      <w:r w:rsidRPr="00BE7C18">
        <w:rPr>
          <w:rFonts w:asciiTheme="majorHAnsi" w:eastAsiaTheme="majorHAnsi" w:hAnsiTheme="majorHAnsi"/>
          <w:spacing w:val="-14"/>
          <w:sz w:val="18"/>
          <w:szCs w:val="20"/>
        </w:rPr>
        <w:t>위해 반드시 필요한 필수 정보입니다.</w:t>
      </w:r>
      <w:r>
        <w:rPr>
          <w:rFonts w:asciiTheme="majorHAnsi" w:eastAsiaTheme="majorHAnsi" w:hAnsiTheme="majorHAnsi"/>
          <w:spacing w:val="-14"/>
          <w:sz w:val="18"/>
          <w:szCs w:val="20"/>
        </w:rPr>
        <w:br/>
      </w:r>
      <w:r w:rsidRPr="00BE7C18">
        <w:rPr>
          <w:rFonts w:asciiTheme="majorHAnsi" w:eastAsiaTheme="majorHAnsi" w:hAnsiTheme="majorHAnsi"/>
          <w:spacing w:val="-14"/>
          <w:sz w:val="18"/>
          <w:szCs w:val="20"/>
        </w:rPr>
        <w:t>이용자는 본 개인정보 수집 및 이용에 대한 동의를 거부할 권리가 있습니다. 단, 동의를 거부하실 경우 본인 확인이 불가하여 부득이하게 경품(티켓) 당첨이 취소되거나 수령이 제한</w:t>
      </w:r>
      <w:r>
        <w:rPr>
          <w:rFonts w:asciiTheme="majorHAnsi" w:eastAsiaTheme="majorHAnsi" w:hAnsiTheme="majorHAnsi" w:hint="eastAsia"/>
          <w:spacing w:val="-14"/>
          <w:sz w:val="18"/>
          <w:szCs w:val="20"/>
        </w:rPr>
        <w:t>될 수 있습</w:t>
      </w:r>
      <w:r w:rsidRPr="00BE7C18">
        <w:rPr>
          <w:rFonts w:asciiTheme="majorHAnsi" w:eastAsiaTheme="majorHAnsi" w:hAnsiTheme="majorHAnsi"/>
          <w:spacing w:val="-14"/>
          <w:sz w:val="18"/>
          <w:szCs w:val="20"/>
        </w:rPr>
        <w:t>니다</w:t>
      </w:r>
      <w:r>
        <w:rPr>
          <w:rFonts w:asciiTheme="majorHAnsi" w:eastAsiaTheme="majorHAnsi" w:hAnsiTheme="majorHAnsi" w:hint="eastAsia"/>
          <w:spacing w:val="-14"/>
          <w:sz w:val="18"/>
          <w:szCs w:val="20"/>
        </w:rPr>
        <w:t>.</w:t>
      </w:r>
    </w:p>
    <w:p w14:paraId="67F9AB72" w14:textId="2F9C091A" w:rsidR="00BE7C18" w:rsidRDefault="00BE7C18" w:rsidP="00BE7C18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7587F950" w14:textId="7143BCC7" w:rsidR="00BE7C18" w:rsidRPr="004E2E96" w:rsidRDefault="00BE7C18" w:rsidP="00BE7C18">
      <w:pPr>
        <w:jc w:val="left"/>
        <w:rPr>
          <w:rFonts w:asciiTheme="majorHAnsi" w:eastAsiaTheme="majorHAnsi" w:hAnsiTheme="majorHAnsi" w:hint="eastAsia"/>
          <w:spacing w:val="-14"/>
          <w:sz w:val="18"/>
          <w:szCs w:val="20"/>
        </w:rPr>
      </w:pPr>
      <w:r>
        <w:rPr>
          <w:rFonts w:asciiTheme="majorHAnsi" w:eastAsiaTheme="majorHAnsi" w:hAnsiTheme="majorHAnsi" w:hint="eastAsia"/>
          <w:noProof/>
          <w:spacing w:val="-14"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CD5F2" wp14:editId="4300393C">
                <wp:simplePos x="0" y="0"/>
                <wp:positionH relativeFrom="column">
                  <wp:posOffset>2397436</wp:posOffset>
                </wp:positionH>
                <wp:positionV relativeFrom="paragraph">
                  <wp:posOffset>54610</wp:posOffset>
                </wp:positionV>
                <wp:extent cx="1595886" cy="439947"/>
                <wp:effectExtent l="0" t="0" r="4445" b="0"/>
                <wp:wrapNone/>
                <wp:docPr id="1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886" cy="439947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8F70D" w14:textId="1AA82DC9" w:rsidR="00BE7C18" w:rsidRPr="00BE7C18" w:rsidRDefault="00BE7C18" w:rsidP="00BE7C1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E7C18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동의하기</w:t>
                            </w:r>
                          </w:p>
                          <w:p w14:paraId="463148F8" w14:textId="77777777" w:rsidR="00BE7C18" w:rsidRDefault="00BE7C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8CD5F2" id="사각형: 둥근 모서리 1" o:spid="_x0000_s1026" style="position:absolute;margin-left:188.75pt;margin-top:4.3pt;width:125.6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" fillcolor="#d9e2f3 [660]" stroked="f" strokeweight="1pt">
                <v:stroke joinstyle="miter"/>
                <v:textbox>
                  <w:txbxContent>
                    <w:p w14:paraId="4B18F70D" w14:textId="1AA82DC9" w:rsidR="00BE7C18" w:rsidRPr="00BE7C18" w:rsidRDefault="00BE7C18" w:rsidP="00BE7C1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BE7C18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동의하기</w:t>
                      </w:r>
                    </w:p>
                    <w:p w14:paraId="463148F8" w14:textId="77777777" w:rsidR="00BE7C18" w:rsidRDefault="00BE7C18"/>
                  </w:txbxContent>
                </v:textbox>
              </v:roundrect>
            </w:pict>
          </mc:Fallback>
        </mc:AlternateContent>
      </w:r>
      <w:ins w:id="12" w:author="CSH" w:date="2026-04-27T08:44:00Z">
        <w:r w:rsidR="00BC0F37">
          <w:rPr>
            <w:rFonts w:asciiTheme="majorHAnsi" w:eastAsiaTheme="majorHAnsi" w:hAnsiTheme="majorHAnsi"/>
            <w:spacing w:val="-14"/>
            <w:sz w:val="18"/>
            <w:szCs w:val="20"/>
          </w:rPr>
          <w:tab/>
        </w:r>
      </w:ins>
    </w:p>
    <w:sectPr w:rsidR="00BE7C18" w:rsidRPr="004E2E96" w:rsidSect="001D7CE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CSH" w:date="2026-04-27T08:44:00Z" w:initials="C">
    <w:p w14:paraId="5738B486" w14:textId="77777777" w:rsidR="00BC0F37" w:rsidRDefault="00BC0F37">
      <w:pPr>
        <w:pStyle w:val="a7"/>
      </w:pPr>
      <w:r>
        <w:rPr>
          <w:rStyle w:val="a6"/>
        </w:rPr>
        <w:annotationRef/>
      </w:r>
      <w:r>
        <w:rPr>
          <w:rFonts w:hint="eastAsia"/>
        </w:rPr>
        <w:t>[수정사항]</w:t>
      </w:r>
    </w:p>
    <w:p w14:paraId="2590F447" w14:textId="77777777" w:rsidR="00BC0F37" w:rsidRDefault="00BC0F37">
      <w:pPr>
        <w:pStyle w:val="a7"/>
      </w:pPr>
      <w:r>
        <w:rPr>
          <w:rFonts w:hint="eastAsia"/>
        </w:rPr>
        <w:t xml:space="preserve">본인 인증의 경우 기존 처리방침 내에는 </w:t>
      </w:r>
      <w:r>
        <w:t>‘</w:t>
      </w:r>
      <w:r>
        <w:rPr>
          <w:rFonts w:hint="eastAsia"/>
        </w:rPr>
        <w:t>계약 이행</w:t>
      </w:r>
      <w:r>
        <w:t>’</w:t>
      </w:r>
      <w:r>
        <w:rPr>
          <w:rFonts w:hint="eastAsia"/>
        </w:rPr>
        <w:t>의 관점으로 동의하지 않고 처리하는 것으로 기재되어 있었으나,</w:t>
      </w:r>
      <w:r>
        <w:t xml:space="preserve"> </w:t>
      </w:r>
      <w:r>
        <w:rPr>
          <w:rFonts w:hint="eastAsia"/>
        </w:rPr>
        <w:t xml:space="preserve">본인 확인 정보에 대하여는 동의를 받아야 한다는 </w:t>
      </w:r>
      <w:r>
        <w:t>‘</w:t>
      </w:r>
      <w:r>
        <w:rPr>
          <w:rFonts w:hint="eastAsia"/>
        </w:rPr>
        <w:t>개인정보 처리방침</w:t>
      </w:r>
      <w:r>
        <w:t xml:space="preserve"> </w:t>
      </w:r>
      <w:r>
        <w:rPr>
          <w:rFonts w:hint="eastAsia"/>
        </w:rPr>
        <w:t>작성 지첨</w:t>
      </w:r>
      <w:r>
        <w:t>’</w:t>
      </w:r>
      <w:r>
        <w:rPr>
          <w:rFonts w:hint="eastAsia"/>
        </w:rPr>
        <w:t>을 참고하여 분리합니다.</w:t>
      </w:r>
    </w:p>
    <w:p w14:paraId="7BCAD111" w14:textId="77777777" w:rsidR="00BC0F37" w:rsidRDefault="00BC0F37">
      <w:pPr>
        <w:pStyle w:val="a7"/>
      </w:pPr>
    </w:p>
    <w:p w14:paraId="546C9E95" w14:textId="16D01F20" w:rsidR="00BC0F37" w:rsidRDefault="00BC0F37">
      <w:pPr>
        <w:pStyle w:val="a7"/>
        <w:rPr>
          <w:rFonts w:hint="eastAsia"/>
        </w:rPr>
      </w:pPr>
      <w:r>
        <w:rPr>
          <w:rFonts w:hint="eastAsia"/>
        </w:rPr>
        <w:t xml:space="preserve">또한 </w:t>
      </w:r>
      <w:r>
        <w:t>26</w:t>
      </w:r>
      <w:r>
        <w:rPr>
          <w:rFonts w:hint="eastAsia"/>
        </w:rPr>
        <w:t xml:space="preserve">년 </w:t>
      </w:r>
      <w:r>
        <w:t>5</w:t>
      </w:r>
      <w:r>
        <w:rPr>
          <w:rFonts w:hint="eastAsia"/>
        </w:rPr>
        <w:t>월 중 연계정보(</w:t>
      </w:r>
      <w:r>
        <w:t xml:space="preserve">CI) </w:t>
      </w:r>
      <w:r>
        <w:rPr>
          <w:rFonts w:hint="eastAsia"/>
        </w:rPr>
        <w:t>→ 중복가입 확인정보(</w:t>
      </w:r>
      <w:r>
        <w:t>DI)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변경 작업 진행 시 기존 연계정보 수집자에게 재동의 및 재인증 진행 예정입니다.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46C9E9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9A068" w16cex:dateUtc="2026-04-26T23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46C9E95" w16cid:durableId="2D99A06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677AF" w14:textId="77777777" w:rsidR="00025E5D" w:rsidRDefault="00025E5D" w:rsidP="003159CF">
      <w:pPr>
        <w:spacing w:after="0" w:line="240" w:lineRule="auto"/>
      </w:pPr>
      <w:r>
        <w:separator/>
      </w:r>
    </w:p>
  </w:endnote>
  <w:endnote w:type="continuationSeparator" w:id="0">
    <w:p w14:paraId="7C049E68" w14:textId="77777777" w:rsidR="00025E5D" w:rsidRDefault="00025E5D" w:rsidP="00315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33D1E" w14:textId="77777777" w:rsidR="00025E5D" w:rsidRDefault="00025E5D" w:rsidP="003159CF">
      <w:pPr>
        <w:spacing w:after="0" w:line="240" w:lineRule="auto"/>
      </w:pPr>
      <w:r>
        <w:separator/>
      </w:r>
    </w:p>
  </w:footnote>
  <w:footnote w:type="continuationSeparator" w:id="0">
    <w:p w14:paraId="7384CE85" w14:textId="77777777" w:rsidR="00025E5D" w:rsidRDefault="00025E5D" w:rsidP="00315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19C"/>
    <w:multiLevelType w:val="hybridMultilevel"/>
    <w:tmpl w:val="D4B22F50"/>
    <w:lvl w:ilvl="0" w:tplc="555C154A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32D7768"/>
    <w:multiLevelType w:val="multilevel"/>
    <w:tmpl w:val="27CC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54509"/>
    <w:multiLevelType w:val="hybridMultilevel"/>
    <w:tmpl w:val="517213CA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A43893"/>
    <w:multiLevelType w:val="hybridMultilevel"/>
    <w:tmpl w:val="5E94B98C"/>
    <w:lvl w:ilvl="0" w:tplc="0ADA9660"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5286072"/>
    <w:multiLevelType w:val="hybridMultilevel"/>
    <w:tmpl w:val="880E0B38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EC9365F"/>
    <w:multiLevelType w:val="hybridMultilevel"/>
    <w:tmpl w:val="DE54DB72"/>
    <w:lvl w:ilvl="0" w:tplc="0C16F4F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D501D55"/>
    <w:multiLevelType w:val="hybridMultilevel"/>
    <w:tmpl w:val="3ACC1830"/>
    <w:lvl w:ilvl="0" w:tplc="2F46FB4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1955916"/>
    <w:multiLevelType w:val="hybridMultilevel"/>
    <w:tmpl w:val="16DA32B8"/>
    <w:lvl w:ilvl="0" w:tplc="499086A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8A72E50"/>
    <w:multiLevelType w:val="hybridMultilevel"/>
    <w:tmpl w:val="F578C6B2"/>
    <w:lvl w:ilvl="0" w:tplc="1E3065C2">
      <w:start w:val="1"/>
      <w:numFmt w:val="bullet"/>
      <w:lvlText w:val="-"/>
      <w:lvlJc w:val="left"/>
      <w:pPr>
        <w:ind w:left="582" w:hanging="440"/>
      </w:pPr>
    </w:lvl>
    <w:lvl w:ilvl="1" w:tplc="04090003" w:tentative="1">
      <w:start w:val="1"/>
      <w:numFmt w:val="bullet"/>
      <w:lvlText w:val=""/>
      <w:lvlJc w:val="left"/>
      <w:pPr>
        <w:ind w:left="11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9" w:hanging="440"/>
      </w:pPr>
      <w:rPr>
        <w:rFonts w:ascii="Wingdings" w:hAnsi="Wingdings" w:hint="default"/>
      </w:rPr>
    </w:lvl>
  </w:abstractNum>
  <w:abstractNum w:abstractNumId="9" w15:restartNumberingAfterBreak="0">
    <w:nsid w:val="3A2A20DF"/>
    <w:multiLevelType w:val="hybridMultilevel"/>
    <w:tmpl w:val="0B78529A"/>
    <w:lvl w:ilvl="0" w:tplc="9198F14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4250157"/>
    <w:multiLevelType w:val="hybridMultilevel"/>
    <w:tmpl w:val="880E0B38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C407C03"/>
    <w:multiLevelType w:val="hybridMultilevel"/>
    <w:tmpl w:val="517213CA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DFE4E4B"/>
    <w:multiLevelType w:val="hybridMultilevel"/>
    <w:tmpl w:val="4992CB66"/>
    <w:lvl w:ilvl="0" w:tplc="555C154A">
      <w:start w:val="1"/>
      <w:numFmt w:val="bullet"/>
      <w:lvlText w:val="•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06D2D73"/>
    <w:multiLevelType w:val="hybridMultilevel"/>
    <w:tmpl w:val="880E0B38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A081B4B"/>
    <w:multiLevelType w:val="hybridMultilevel"/>
    <w:tmpl w:val="7CC4FC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AB815CC"/>
    <w:multiLevelType w:val="hybridMultilevel"/>
    <w:tmpl w:val="B6EA9F0A"/>
    <w:lvl w:ilvl="0" w:tplc="E3DE60CC">
      <w:start w:val="1"/>
      <w:numFmt w:val="decimal"/>
      <w:lvlText w:val="%1."/>
      <w:lvlJc w:val="left"/>
      <w:pPr>
        <w:ind w:left="1020" w:hanging="360"/>
      </w:pPr>
    </w:lvl>
    <w:lvl w:ilvl="1" w:tplc="DB4C9560">
      <w:start w:val="1"/>
      <w:numFmt w:val="decimal"/>
      <w:lvlText w:val="%2."/>
      <w:lvlJc w:val="left"/>
      <w:pPr>
        <w:ind w:left="1020" w:hanging="360"/>
      </w:pPr>
    </w:lvl>
    <w:lvl w:ilvl="2" w:tplc="EAB0E686">
      <w:start w:val="1"/>
      <w:numFmt w:val="decimal"/>
      <w:lvlText w:val="%3."/>
      <w:lvlJc w:val="left"/>
      <w:pPr>
        <w:ind w:left="1020" w:hanging="360"/>
      </w:pPr>
    </w:lvl>
    <w:lvl w:ilvl="3" w:tplc="604A93DE">
      <w:start w:val="1"/>
      <w:numFmt w:val="decimal"/>
      <w:lvlText w:val="%4."/>
      <w:lvlJc w:val="left"/>
      <w:pPr>
        <w:ind w:left="1020" w:hanging="360"/>
      </w:pPr>
    </w:lvl>
    <w:lvl w:ilvl="4" w:tplc="278EEE82">
      <w:start w:val="1"/>
      <w:numFmt w:val="decimal"/>
      <w:lvlText w:val="%5."/>
      <w:lvlJc w:val="left"/>
      <w:pPr>
        <w:ind w:left="1020" w:hanging="360"/>
      </w:pPr>
    </w:lvl>
    <w:lvl w:ilvl="5" w:tplc="92A67EA4">
      <w:start w:val="1"/>
      <w:numFmt w:val="decimal"/>
      <w:lvlText w:val="%6."/>
      <w:lvlJc w:val="left"/>
      <w:pPr>
        <w:ind w:left="1020" w:hanging="360"/>
      </w:pPr>
    </w:lvl>
    <w:lvl w:ilvl="6" w:tplc="F8CC4360">
      <w:start w:val="1"/>
      <w:numFmt w:val="decimal"/>
      <w:lvlText w:val="%7."/>
      <w:lvlJc w:val="left"/>
      <w:pPr>
        <w:ind w:left="1020" w:hanging="360"/>
      </w:pPr>
    </w:lvl>
    <w:lvl w:ilvl="7" w:tplc="28C0D2AA">
      <w:start w:val="1"/>
      <w:numFmt w:val="decimal"/>
      <w:lvlText w:val="%8."/>
      <w:lvlJc w:val="left"/>
      <w:pPr>
        <w:ind w:left="1020" w:hanging="360"/>
      </w:pPr>
    </w:lvl>
    <w:lvl w:ilvl="8" w:tplc="5C348E58">
      <w:start w:val="1"/>
      <w:numFmt w:val="decimal"/>
      <w:lvlText w:val="%9."/>
      <w:lvlJc w:val="left"/>
      <w:pPr>
        <w:ind w:left="1020" w:hanging="360"/>
      </w:pPr>
    </w:lvl>
  </w:abstractNum>
  <w:abstractNum w:abstractNumId="16" w15:restartNumberingAfterBreak="0">
    <w:nsid w:val="5B4C3DD8"/>
    <w:multiLevelType w:val="hybridMultilevel"/>
    <w:tmpl w:val="14DC96DC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CDC29E1"/>
    <w:multiLevelType w:val="hybridMultilevel"/>
    <w:tmpl w:val="E27E8A5C"/>
    <w:lvl w:ilvl="0" w:tplc="1352AB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0795DFC"/>
    <w:multiLevelType w:val="hybridMultilevel"/>
    <w:tmpl w:val="2B4C7504"/>
    <w:lvl w:ilvl="0" w:tplc="B290BD4E">
      <w:start w:val="1"/>
      <w:numFmt w:val="decimal"/>
      <w:lvlText w:val="%1."/>
      <w:lvlJc w:val="left"/>
      <w:pPr>
        <w:ind w:left="440" w:hanging="440"/>
      </w:pPr>
      <w:rPr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4E0269D"/>
    <w:multiLevelType w:val="hybridMultilevel"/>
    <w:tmpl w:val="A8F66386"/>
    <w:lvl w:ilvl="0" w:tplc="2D4040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C35798D"/>
    <w:multiLevelType w:val="hybridMultilevel"/>
    <w:tmpl w:val="CA1659E6"/>
    <w:lvl w:ilvl="0" w:tplc="555C154A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C792F85"/>
    <w:multiLevelType w:val="hybridMultilevel"/>
    <w:tmpl w:val="FB48814A"/>
    <w:lvl w:ilvl="0" w:tplc="C81A3170">
      <w:start w:val="5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E7D12F5"/>
    <w:multiLevelType w:val="hybridMultilevel"/>
    <w:tmpl w:val="EC3428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30011B9"/>
    <w:multiLevelType w:val="hybridMultilevel"/>
    <w:tmpl w:val="8A568E76"/>
    <w:lvl w:ilvl="0" w:tplc="9D26231E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24" w15:restartNumberingAfterBreak="0">
    <w:nsid w:val="76FD27B4"/>
    <w:multiLevelType w:val="hybridMultilevel"/>
    <w:tmpl w:val="9822B93C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F34502C"/>
    <w:multiLevelType w:val="hybridMultilevel"/>
    <w:tmpl w:val="C6BCB3F0"/>
    <w:lvl w:ilvl="0" w:tplc="555C154A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8"/>
  </w:num>
  <w:num w:numId="4">
    <w:abstractNumId w:val="12"/>
  </w:num>
  <w:num w:numId="5">
    <w:abstractNumId w:val="14"/>
  </w:num>
  <w:num w:numId="6">
    <w:abstractNumId w:val="2"/>
  </w:num>
  <w:num w:numId="7">
    <w:abstractNumId w:val="4"/>
  </w:num>
  <w:num w:numId="8">
    <w:abstractNumId w:val="5"/>
  </w:num>
  <w:num w:numId="9">
    <w:abstractNumId w:val="19"/>
  </w:num>
  <w:num w:numId="10">
    <w:abstractNumId w:val="17"/>
  </w:num>
  <w:num w:numId="11">
    <w:abstractNumId w:val="16"/>
  </w:num>
  <w:num w:numId="12">
    <w:abstractNumId w:val="9"/>
  </w:num>
  <w:num w:numId="13">
    <w:abstractNumId w:val="23"/>
  </w:num>
  <w:num w:numId="14">
    <w:abstractNumId w:val="8"/>
  </w:num>
  <w:num w:numId="15">
    <w:abstractNumId w:val="7"/>
  </w:num>
  <w:num w:numId="16">
    <w:abstractNumId w:val="22"/>
  </w:num>
  <w:num w:numId="17">
    <w:abstractNumId w:val="20"/>
  </w:num>
  <w:num w:numId="18">
    <w:abstractNumId w:val="0"/>
  </w:num>
  <w:num w:numId="19">
    <w:abstractNumId w:val="25"/>
  </w:num>
  <w:num w:numId="20">
    <w:abstractNumId w:val="21"/>
  </w:num>
  <w:num w:numId="21">
    <w:abstractNumId w:val="15"/>
  </w:num>
  <w:num w:numId="22">
    <w:abstractNumId w:val="11"/>
  </w:num>
  <w:num w:numId="23">
    <w:abstractNumId w:val="10"/>
  </w:num>
  <w:num w:numId="24">
    <w:abstractNumId w:val="24"/>
  </w:num>
  <w:num w:numId="25">
    <w:abstractNumId w:val="13"/>
  </w:num>
  <w:num w:numId="2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SH">
    <w15:presenceInfo w15:providerId="None" w15:userId="CS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2A4"/>
    <w:rsid w:val="00005B01"/>
    <w:rsid w:val="0002151A"/>
    <w:rsid w:val="00025E5D"/>
    <w:rsid w:val="0002603B"/>
    <w:rsid w:val="00027415"/>
    <w:rsid w:val="00031F1F"/>
    <w:rsid w:val="0003381E"/>
    <w:rsid w:val="000420BA"/>
    <w:rsid w:val="00052C0F"/>
    <w:rsid w:val="00057BE6"/>
    <w:rsid w:val="000636DE"/>
    <w:rsid w:val="000653ED"/>
    <w:rsid w:val="00067497"/>
    <w:rsid w:val="00075A69"/>
    <w:rsid w:val="00087944"/>
    <w:rsid w:val="00090450"/>
    <w:rsid w:val="000905BD"/>
    <w:rsid w:val="0009165F"/>
    <w:rsid w:val="0009284B"/>
    <w:rsid w:val="00097FED"/>
    <w:rsid w:val="000A145E"/>
    <w:rsid w:val="000A469E"/>
    <w:rsid w:val="000B5CE1"/>
    <w:rsid w:val="000B6CF8"/>
    <w:rsid w:val="000B6D58"/>
    <w:rsid w:val="000C12C3"/>
    <w:rsid w:val="000C79FE"/>
    <w:rsid w:val="000D6B84"/>
    <w:rsid w:val="000D73CF"/>
    <w:rsid w:val="000E2014"/>
    <w:rsid w:val="000F02A4"/>
    <w:rsid w:val="0010364D"/>
    <w:rsid w:val="00106CEF"/>
    <w:rsid w:val="0011009D"/>
    <w:rsid w:val="00120BDF"/>
    <w:rsid w:val="001243FF"/>
    <w:rsid w:val="00141072"/>
    <w:rsid w:val="00151D7B"/>
    <w:rsid w:val="001522EF"/>
    <w:rsid w:val="001526D4"/>
    <w:rsid w:val="00160FE1"/>
    <w:rsid w:val="00161C13"/>
    <w:rsid w:val="0016347A"/>
    <w:rsid w:val="0016402C"/>
    <w:rsid w:val="001657FE"/>
    <w:rsid w:val="00166E11"/>
    <w:rsid w:val="001752CC"/>
    <w:rsid w:val="00176954"/>
    <w:rsid w:val="0018327A"/>
    <w:rsid w:val="0018381E"/>
    <w:rsid w:val="00187491"/>
    <w:rsid w:val="00191A0A"/>
    <w:rsid w:val="001A7EB5"/>
    <w:rsid w:val="001C0D38"/>
    <w:rsid w:val="001C72EE"/>
    <w:rsid w:val="001D24EE"/>
    <w:rsid w:val="001D5873"/>
    <w:rsid w:val="001D7CE1"/>
    <w:rsid w:val="001E4C1A"/>
    <w:rsid w:val="001F0C06"/>
    <w:rsid w:val="00204D36"/>
    <w:rsid w:val="00210E31"/>
    <w:rsid w:val="0021678F"/>
    <w:rsid w:val="00221A98"/>
    <w:rsid w:val="002624A7"/>
    <w:rsid w:val="0027395C"/>
    <w:rsid w:val="002807D5"/>
    <w:rsid w:val="00294D77"/>
    <w:rsid w:val="00294E66"/>
    <w:rsid w:val="002977D3"/>
    <w:rsid w:val="002A062F"/>
    <w:rsid w:val="002B2142"/>
    <w:rsid w:val="002B3479"/>
    <w:rsid w:val="002D1BC1"/>
    <w:rsid w:val="002F2B8F"/>
    <w:rsid w:val="002F4CDB"/>
    <w:rsid w:val="002F76F3"/>
    <w:rsid w:val="003017BC"/>
    <w:rsid w:val="003059B8"/>
    <w:rsid w:val="003159CF"/>
    <w:rsid w:val="00320863"/>
    <w:rsid w:val="003257F3"/>
    <w:rsid w:val="00330494"/>
    <w:rsid w:val="00332494"/>
    <w:rsid w:val="0033374B"/>
    <w:rsid w:val="00335223"/>
    <w:rsid w:val="00342255"/>
    <w:rsid w:val="00343304"/>
    <w:rsid w:val="003455D5"/>
    <w:rsid w:val="003463F3"/>
    <w:rsid w:val="00350879"/>
    <w:rsid w:val="003536D9"/>
    <w:rsid w:val="00354F40"/>
    <w:rsid w:val="00355C3E"/>
    <w:rsid w:val="003614E6"/>
    <w:rsid w:val="003663F6"/>
    <w:rsid w:val="00384880"/>
    <w:rsid w:val="00384A89"/>
    <w:rsid w:val="003873C2"/>
    <w:rsid w:val="003911EF"/>
    <w:rsid w:val="0039325F"/>
    <w:rsid w:val="00395813"/>
    <w:rsid w:val="0039612C"/>
    <w:rsid w:val="003A1850"/>
    <w:rsid w:val="003B4440"/>
    <w:rsid w:val="003B522A"/>
    <w:rsid w:val="003B69F6"/>
    <w:rsid w:val="003C5B27"/>
    <w:rsid w:val="003C5CE8"/>
    <w:rsid w:val="003D64A8"/>
    <w:rsid w:val="003E1E38"/>
    <w:rsid w:val="003E330A"/>
    <w:rsid w:val="004139D7"/>
    <w:rsid w:val="00416753"/>
    <w:rsid w:val="00424CA9"/>
    <w:rsid w:val="00431570"/>
    <w:rsid w:val="00434371"/>
    <w:rsid w:val="00461F8F"/>
    <w:rsid w:val="00466BB2"/>
    <w:rsid w:val="00467A43"/>
    <w:rsid w:val="004754E1"/>
    <w:rsid w:val="00481437"/>
    <w:rsid w:val="004818DA"/>
    <w:rsid w:val="004853F7"/>
    <w:rsid w:val="00486513"/>
    <w:rsid w:val="00486F04"/>
    <w:rsid w:val="004A7A39"/>
    <w:rsid w:val="004B65DB"/>
    <w:rsid w:val="004D288A"/>
    <w:rsid w:val="004E2E96"/>
    <w:rsid w:val="004E48A6"/>
    <w:rsid w:val="004E7B47"/>
    <w:rsid w:val="0050759B"/>
    <w:rsid w:val="00523EAC"/>
    <w:rsid w:val="00533873"/>
    <w:rsid w:val="00546B9F"/>
    <w:rsid w:val="0056353C"/>
    <w:rsid w:val="0056371D"/>
    <w:rsid w:val="00570505"/>
    <w:rsid w:val="00571040"/>
    <w:rsid w:val="005753D1"/>
    <w:rsid w:val="00582F06"/>
    <w:rsid w:val="00583123"/>
    <w:rsid w:val="0059000D"/>
    <w:rsid w:val="005919C4"/>
    <w:rsid w:val="005938F7"/>
    <w:rsid w:val="00593977"/>
    <w:rsid w:val="005A6837"/>
    <w:rsid w:val="005D62DE"/>
    <w:rsid w:val="005F0265"/>
    <w:rsid w:val="005F3234"/>
    <w:rsid w:val="005F3D8F"/>
    <w:rsid w:val="005F456E"/>
    <w:rsid w:val="005F6710"/>
    <w:rsid w:val="006107F6"/>
    <w:rsid w:val="00611D00"/>
    <w:rsid w:val="0061224F"/>
    <w:rsid w:val="00614747"/>
    <w:rsid w:val="00624421"/>
    <w:rsid w:val="00632D24"/>
    <w:rsid w:val="00633E20"/>
    <w:rsid w:val="006347E6"/>
    <w:rsid w:val="00635487"/>
    <w:rsid w:val="0067221F"/>
    <w:rsid w:val="0067381A"/>
    <w:rsid w:val="00686349"/>
    <w:rsid w:val="00690B78"/>
    <w:rsid w:val="006A1721"/>
    <w:rsid w:val="006A553C"/>
    <w:rsid w:val="006A70EF"/>
    <w:rsid w:val="006B017F"/>
    <w:rsid w:val="006B57BC"/>
    <w:rsid w:val="006E408F"/>
    <w:rsid w:val="006E5297"/>
    <w:rsid w:val="006E74FB"/>
    <w:rsid w:val="006F02E3"/>
    <w:rsid w:val="006F0567"/>
    <w:rsid w:val="006F14BD"/>
    <w:rsid w:val="006F46C6"/>
    <w:rsid w:val="00703FC5"/>
    <w:rsid w:val="00706530"/>
    <w:rsid w:val="00713828"/>
    <w:rsid w:val="0072658E"/>
    <w:rsid w:val="007268EC"/>
    <w:rsid w:val="007307E2"/>
    <w:rsid w:val="00732296"/>
    <w:rsid w:val="00743EAC"/>
    <w:rsid w:val="00750313"/>
    <w:rsid w:val="00752AEC"/>
    <w:rsid w:val="00767A31"/>
    <w:rsid w:val="007737A5"/>
    <w:rsid w:val="00775792"/>
    <w:rsid w:val="00775C09"/>
    <w:rsid w:val="0078358B"/>
    <w:rsid w:val="00783FFF"/>
    <w:rsid w:val="00790E54"/>
    <w:rsid w:val="00792CAE"/>
    <w:rsid w:val="007A2369"/>
    <w:rsid w:val="007A29F5"/>
    <w:rsid w:val="007A3AF5"/>
    <w:rsid w:val="007D494A"/>
    <w:rsid w:val="007D5C99"/>
    <w:rsid w:val="007D6794"/>
    <w:rsid w:val="00803AD3"/>
    <w:rsid w:val="0080600B"/>
    <w:rsid w:val="0080710F"/>
    <w:rsid w:val="00810279"/>
    <w:rsid w:val="00814087"/>
    <w:rsid w:val="00814632"/>
    <w:rsid w:val="00816299"/>
    <w:rsid w:val="008258B9"/>
    <w:rsid w:val="008324AD"/>
    <w:rsid w:val="00833F9D"/>
    <w:rsid w:val="0084023B"/>
    <w:rsid w:val="00850C7D"/>
    <w:rsid w:val="00851589"/>
    <w:rsid w:val="008542C1"/>
    <w:rsid w:val="00865733"/>
    <w:rsid w:val="0086628B"/>
    <w:rsid w:val="00881511"/>
    <w:rsid w:val="008861C4"/>
    <w:rsid w:val="0089674B"/>
    <w:rsid w:val="008A1844"/>
    <w:rsid w:val="008B22BC"/>
    <w:rsid w:val="008B3A7B"/>
    <w:rsid w:val="008B3D59"/>
    <w:rsid w:val="008B41F2"/>
    <w:rsid w:val="008B6516"/>
    <w:rsid w:val="008E57F8"/>
    <w:rsid w:val="008E6A31"/>
    <w:rsid w:val="008F5BF5"/>
    <w:rsid w:val="008F669B"/>
    <w:rsid w:val="00901754"/>
    <w:rsid w:val="00905B4C"/>
    <w:rsid w:val="00914D38"/>
    <w:rsid w:val="00923E3B"/>
    <w:rsid w:val="009311C8"/>
    <w:rsid w:val="00943C58"/>
    <w:rsid w:val="009536A7"/>
    <w:rsid w:val="009543FD"/>
    <w:rsid w:val="00960BCD"/>
    <w:rsid w:val="00961B22"/>
    <w:rsid w:val="00964ACC"/>
    <w:rsid w:val="00972934"/>
    <w:rsid w:val="009864D8"/>
    <w:rsid w:val="00991FB7"/>
    <w:rsid w:val="00993EFD"/>
    <w:rsid w:val="009A1C3C"/>
    <w:rsid w:val="009A220E"/>
    <w:rsid w:val="009A7EAB"/>
    <w:rsid w:val="009B27C4"/>
    <w:rsid w:val="009B34F8"/>
    <w:rsid w:val="009B4A9B"/>
    <w:rsid w:val="009B75D4"/>
    <w:rsid w:val="009C135B"/>
    <w:rsid w:val="009C3B73"/>
    <w:rsid w:val="009C48B9"/>
    <w:rsid w:val="009C7858"/>
    <w:rsid w:val="009D119B"/>
    <w:rsid w:val="009D5B00"/>
    <w:rsid w:val="009E1C46"/>
    <w:rsid w:val="009E2E37"/>
    <w:rsid w:val="009F5EC8"/>
    <w:rsid w:val="00A07A6B"/>
    <w:rsid w:val="00A17E19"/>
    <w:rsid w:val="00A22E92"/>
    <w:rsid w:val="00A23C46"/>
    <w:rsid w:val="00A2481A"/>
    <w:rsid w:val="00A3391E"/>
    <w:rsid w:val="00A33BAC"/>
    <w:rsid w:val="00A45786"/>
    <w:rsid w:val="00A47FA9"/>
    <w:rsid w:val="00A50696"/>
    <w:rsid w:val="00A50D40"/>
    <w:rsid w:val="00A531EC"/>
    <w:rsid w:val="00A55D8B"/>
    <w:rsid w:val="00A62733"/>
    <w:rsid w:val="00A67A57"/>
    <w:rsid w:val="00A71940"/>
    <w:rsid w:val="00A7297E"/>
    <w:rsid w:val="00A80B3A"/>
    <w:rsid w:val="00A903A6"/>
    <w:rsid w:val="00A9043E"/>
    <w:rsid w:val="00A94464"/>
    <w:rsid w:val="00A94595"/>
    <w:rsid w:val="00AA0BEB"/>
    <w:rsid w:val="00AA3838"/>
    <w:rsid w:val="00AA4AA9"/>
    <w:rsid w:val="00AB1123"/>
    <w:rsid w:val="00AB558A"/>
    <w:rsid w:val="00AB5FEA"/>
    <w:rsid w:val="00AB6974"/>
    <w:rsid w:val="00AC7332"/>
    <w:rsid w:val="00AD5EFC"/>
    <w:rsid w:val="00AF1382"/>
    <w:rsid w:val="00B0036C"/>
    <w:rsid w:val="00B02836"/>
    <w:rsid w:val="00B0657F"/>
    <w:rsid w:val="00B12109"/>
    <w:rsid w:val="00B168F1"/>
    <w:rsid w:val="00B31456"/>
    <w:rsid w:val="00B346A8"/>
    <w:rsid w:val="00B35D00"/>
    <w:rsid w:val="00B47D77"/>
    <w:rsid w:val="00B53415"/>
    <w:rsid w:val="00B55271"/>
    <w:rsid w:val="00B611F2"/>
    <w:rsid w:val="00B7057E"/>
    <w:rsid w:val="00B75586"/>
    <w:rsid w:val="00B8156C"/>
    <w:rsid w:val="00B82372"/>
    <w:rsid w:val="00B84E68"/>
    <w:rsid w:val="00B97B9F"/>
    <w:rsid w:val="00BB3AF7"/>
    <w:rsid w:val="00BC027A"/>
    <w:rsid w:val="00BC0F37"/>
    <w:rsid w:val="00BC3EA1"/>
    <w:rsid w:val="00BD2670"/>
    <w:rsid w:val="00BD566A"/>
    <w:rsid w:val="00BE172F"/>
    <w:rsid w:val="00BE5146"/>
    <w:rsid w:val="00BE7C18"/>
    <w:rsid w:val="00BF03F1"/>
    <w:rsid w:val="00BF0C2E"/>
    <w:rsid w:val="00BF1D28"/>
    <w:rsid w:val="00BF3352"/>
    <w:rsid w:val="00BF4F3D"/>
    <w:rsid w:val="00C0192D"/>
    <w:rsid w:val="00C12DC0"/>
    <w:rsid w:val="00C344BD"/>
    <w:rsid w:val="00C50D89"/>
    <w:rsid w:val="00C54924"/>
    <w:rsid w:val="00C576EA"/>
    <w:rsid w:val="00C57A38"/>
    <w:rsid w:val="00C57F1F"/>
    <w:rsid w:val="00C64F78"/>
    <w:rsid w:val="00C716F2"/>
    <w:rsid w:val="00C73D0E"/>
    <w:rsid w:val="00C7574F"/>
    <w:rsid w:val="00C87B70"/>
    <w:rsid w:val="00C90C26"/>
    <w:rsid w:val="00C9302B"/>
    <w:rsid w:val="00C9574D"/>
    <w:rsid w:val="00CB0B80"/>
    <w:rsid w:val="00CB3248"/>
    <w:rsid w:val="00CB6E81"/>
    <w:rsid w:val="00CC4C88"/>
    <w:rsid w:val="00CD0F94"/>
    <w:rsid w:val="00CE74F7"/>
    <w:rsid w:val="00D03036"/>
    <w:rsid w:val="00D032E5"/>
    <w:rsid w:val="00D11EA0"/>
    <w:rsid w:val="00D129F7"/>
    <w:rsid w:val="00D1396E"/>
    <w:rsid w:val="00D1564A"/>
    <w:rsid w:val="00D24639"/>
    <w:rsid w:val="00D26E0C"/>
    <w:rsid w:val="00D30622"/>
    <w:rsid w:val="00D310F2"/>
    <w:rsid w:val="00D419BE"/>
    <w:rsid w:val="00D43E47"/>
    <w:rsid w:val="00D50671"/>
    <w:rsid w:val="00D55033"/>
    <w:rsid w:val="00D74389"/>
    <w:rsid w:val="00D909BD"/>
    <w:rsid w:val="00D923EA"/>
    <w:rsid w:val="00D92554"/>
    <w:rsid w:val="00DA152F"/>
    <w:rsid w:val="00DA2ED0"/>
    <w:rsid w:val="00DA3443"/>
    <w:rsid w:val="00DB16A6"/>
    <w:rsid w:val="00DB55F0"/>
    <w:rsid w:val="00DE4459"/>
    <w:rsid w:val="00DE5CCC"/>
    <w:rsid w:val="00DE6CB5"/>
    <w:rsid w:val="00DF1923"/>
    <w:rsid w:val="00DF4569"/>
    <w:rsid w:val="00DF48C1"/>
    <w:rsid w:val="00E02A13"/>
    <w:rsid w:val="00E077AA"/>
    <w:rsid w:val="00E13E2E"/>
    <w:rsid w:val="00E2407D"/>
    <w:rsid w:val="00E2565D"/>
    <w:rsid w:val="00E266BD"/>
    <w:rsid w:val="00E31885"/>
    <w:rsid w:val="00E37333"/>
    <w:rsid w:val="00E42B38"/>
    <w:rsid w:val="00E53AC4"/>
    <w:rsid w:val="00E62B02"/>
    <w:rsid w:val="00E665EC"/>
    <w:rsid w:val="00E706D7"/>
    <w:rsid w:val="00E73805"/>
    <w:rsid w:val="00E83CBF"/>
    <w:rsid w:val="00E93AA3"/>
    <w:rsid w:val="00E972AB"/>
    <w:rsid w:val="00E979E6"/>
    <w:rsid w:val="00EB49CC"/>
    <w:rsid w:val="00EB7F60"/>
    <w:rsid w:val="00EE21A5"/>
    <w:rsid w:val="00EF2CDE"/>
    <w:rsid w:val="00EF2E40"/>
    <w:rsid w:val="00EF4EA0"/>
    <w:rsid w:val="00F11BE9"/>
    <w:rsid w:val="00F12DDC"/>
    <w:rsid w:val="00F24CD9"/>
    <w:rsid w:val="00F277D0"/>
    <w:rsid w:val="00F35E71"/>
    <w:rsid w:val="00F43F1A"/>
    <w:rsid w:val="00F549F0"/>
    <w:rsid w:val="00F5532D"/>
    <w:rsid w:val="00F55DF1"/>
    <w:rsid w:val="00F651D8"/>
    <w:rsid w:val="00F67045"/>
    <w:rsid w:val="00F7360B"/>
    <w:rsid w:val="00F9010F"/>
    <w:rsid w:val="00F96958"/>
    <w:rsid w:val="00FA335E"/>
    <w:rsid w:val="00FA7CBC"/>
    <w:rsid w:val="00FB1474"/>
    <w:rsid w:val="00FB1AF6"/>
    <w:rsid w:val="00FB6F31"/>
    <w:rsid w:val="00FC27D1"/>
    <w:rsid w:val="00FF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34E74"/>
  <w15:chartTrackingRefBased/>
  <w15:docId w15:val="{2B61A974-0B4B-46B2-A14C-75433530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9F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0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qFormat/>
    <w:rsid w:val="00005B01"/>
    <w:pPr>
      <w:ind w:leftChars="400" w:left="800"/>
    </w:pPr>
  </w:style>
  <w:style w:type="character" w:styleId="a5">
    <w:name w:val="Hyperlink"/>
    <w:basedOn w:val="a0"/>
    <w:uiPriority w:val="99"/>
    <w:unhideWhenUsed/>
    <w:rsid w:val="00332494"/>
    <w:rPr>
      <w:color w:val="0000FF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BC3EA1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9C3B73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9C3B73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9C3B73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9C3B73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9C3B73"/>
    <w:rPr>
      <w:b/>
      <w:bCs/>
    </w:rPr>
  </w:style>
  <w:style w:type="paragraph" w:styleId="a9">
    <w:name w:val="header"/>
    <w:basedOn w:val="a"/>
    <w:link w:val="Char1"/>
    <w:uiPriority w:val="99"/>
    <w:unhideWhenUsed/>
    <w:rsid w:val="003159C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3159CF"/>
  </w:style>
  <w:style w:type="paragraph" w:styleId="aa">
    <w:name w:val="footer"/>
    <w:basedOn w:val="a"/>
    <w:link w:val="Char2"/>
    <w:uiPriority w:val="99"/>
    <w:unhideWhenUsed/>
    <w:rsid w:val="003159C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3159CF"/>
  </w:style>
  <w:style w:type="paragraph" w:styleId="ab">
    <w:name w:val="Revision"/>
    <w:hidden/>
    <w:uiPriority w:val="99"/>
    <w:semiHidden/>
    <w:rsid w:val="00F24CD9"/>
    <w:pPr>
      <w:spacing w:after="0" w:line="240" w:lineRule="auto"/>
      <w:jc w:val="left"/>
    </w:pPr>
  </w:style>
  <w:style w:type="table" w:customStyle="1" w:styleId="10">
    <w:name w:val="표 구분선1"/>
    <w:basedOn w:val="a1"/>
    <w:next w:val="a3"/>
    <w:uiPriority w:val="39"/>
    <w:rsid w:val="000653ED"/>
    <w:pPr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Char3"/>
    <w:uiPriority w:val="99"/>
    <w:semiHidden/>
    <w:unhideWhenUsed/>
    <w:rsid w:val="009D119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9D119B"/>
    <w:rPr>
      <w:rFonts w:asciiTheme="majorHAnsi" w:eastAsiaTheme="majorEastAsia" w:hAnsiTheme="majorHAnsi" w:cstheme="majorBidi"/>
      <w:sz w:val="18"/>
      <w:szCs w:val="18"/>
    </w:rPr>
  </w:style>
  <w:style w:type="character" w:customStyle="1" w:styleId="2">
    <w:name w:val="확인되지 않은 멘션2"/>
    <w:basedOn w:val="a0"/>
    <w:uiPriority w:val="99"/>
    <w:semiHidden/>
    <w:unhideWhenUsed/>
    <w:rsid w:val="00A07A6B"/>
    <w:rPr>
      <w:color w:val="605E5C"/>
      <w:shd w:val="clear" w:color="auto" w:fill="E1DFDD"/>
    </w:rPr>
  </w:style>
  <w:style w:type="character" w:styleId="ad">
    <w:name w:val="Unresolved Mention"/>
    <w:basedOn w:val="a0"/>
    <w:uiPriority w:val="99"/>
    <w:semiHidden/>
    <w:unhideWhenUsed/>
    <w:rsid w:val="00523E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CSH</dc:creator>
  <cp:keywords/>
  <dc:description/>
  <cp:lastModifiedBy>CSH</cp:lastModifiedBy>
  <cp:revision>8</cp:revision>
  <dcterms:created xsi:type="dcterms:W3CDTF">2026-04-22T05:10:00Z</dcterms:created>
  <dcterms:modified xsi:type="dcterms:W3CDTF">2026-04-26T23:46:00Z</dcterms:modified>
</cp:coreProperties>
</file>